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F32A" w14:textId="4A54B5B0" w:rsidR="00AB770C" w:rsidRDefault="00AB770C" w:rsidP="00AB770C">
      <w:pPr>
        <w:tabs>
          <w:tab w:val="num" w:pos="720"/>
        </w:tabs>
      </w:pPr>
      <w:r>
        <w:t>Documentation of steps:</w:t>
      </w:r>
    </w:p>
    <w:p w14:paraId="5614108A" w14:textId="027B9072" w:rsidR="00DA49B2" w:rsidRDefault="00DA49B2" w:rsidP="00DA49B2">
      <w:pPr>
        <w:numPr>
          <w:ilvl w:val="0"/>
          <w:numId w:val="15"/>
        </w:numPr>
      </w:pPr>
      <w:r w:rsidRPr="00DA49B2">
        <w:rPr>
          <w:b/>
          <w:bCs/>
        </w:rPr>
        <w:t xml:space="preserve">Imported </w:t>
      </w:r>
      <w:r w:rsidR="00846E1D" w:rsidRPr="00DA49B2">
        <w:rPr>
          <w:b/>
          <w:bCs/>
        </w:rPr>
        <w:t>raw</w:t>
      </w:r>
      <w:r w:rsidRPr="00DA49B2">
        <w:rPr>
          <w:b/>
          <w:bCs/>
        </w:rPr>
        <w:t xml:space="preserve"> CSV</w:t>
      </w:r>
    </w:p>
    <w:p w14:paraId="2073D1FA" w14:textId="490EC122" w:rsidR="00DA49B2" w:rsidRPr="00DA49B2" w:rsidRDefault="00DA49B2" w:rsidP="00DA49B2">
      <w:pPr>
        <w:pStyle w:val="ListParagraph"/>
        <w:numPr>
          <w:ilvl w:val="0"/>
          <w:numId w:val="7"/>
        </w:numPr>
      </w:pPr>
      <w:r w:rsidRPr="00DA49B2">
        <w:t>Downloaded the data on Kaggle, imported it into Excel.</w:t>
      </w:r>
    </w:p>
    <w:p w14:paraId="3C20705D" w14:textId="77777777" w:rsidR="00DA49B2" w:rsidRPr="00DA49B2" w:rsidRDefault="00DA49B2" w:rsidP="00DA49B2">
      <w:pPr>
        <w:numPr>
          <w:ilvl w:val="0"/>
          <w:numId w:val="15"/>
        </w:numPr>
      </w:pPr>
      <w:r w:rsidRPr="00DA49B2">
        <w:rPr>
          <w:b/>
          <w:bCs/>
        </w:rPr>
        <w:t>Created the “Seattle Master List”</w:t>
      </w:r>
    </w:p>
    <w:p w14:paraId="018BACAD" w14:textId="77777777" w:rsidR="00DA49B2" w:rsidRDefault="00DA49B2" w:rsidP="00DA49B2">
      <w:pPr>
        <w:pStyle w:val="ListParagraph"/>
        <w:numPr>
          <w:ilvl w:val="0"/>
          <w:numId w:val="7"/>
        </w:numPr>
      </w:pPr>
      <w:r w:rsidRPr="00DA49B2">
        <w:t>Added a new Seattle Master Sheet and copied the entire table from RawData.</w:t>
      </w:r>
    </w:p>
    <w:p w14:paraId="013EB34B" w14:textId="77777777" w:rsidR="00DA49B2" w:rsidRDefault="00DA49B2" w:rsidP="00DA49B2">
      <w:pPr>
        <w:pStyle w:val="ListParagraph"/>
        <w:numPr>
          <w:ilvl w:val="0"/>
          <w:numId w:val="7"/>
        </w:numPr>
      </w:pPr>
      <w:r w:rsidRPr="00DA49B2">
        <w:t>Applied a filter to city (column</w:t>
      </w:r>
      <w:r w:rsidRPr="00DA49B2">
        <w:rPr>
          <w:rFonts w:ascii="Arial" w:hAnsi="Arial" w:cs="Arial"/>
        </w:rPr>
        <w:t> </w:t>
      </w:r>
      <w:r w:rsidRPr="00DA49B2">
        <w:t xml:space="preserve">E) </w:t>
      </w:r>
      <w:r w:rsidRPr="00DA49B2">
        <w:rPr>
          <w:rFonts w:ascii="Aptos" w:hAnsi="Aptos" w:cs="Aptos"/>
        </w:rPr>
        <w:t>→</w:t>
      </w:r>
      <w:r w:rsidRPr="00DA49B2">
        <w:t xml:space="preserve"> selected only Seattle, Bellevue, Redmond.</w:t>
      </w:r>
    </w:p>
    <w:p w14:paraId="79CBB7A5" w14:textId="77777777" w:rsidR="001735EB" w:rsidRPr="001735EB" w:rsidRDefault="00DA49B2" w:rsidP="00DA49B2">
      <w:pPr>
        <w:numPr>
          <w:ilvl w:val="0"/>
          <w:numId w:val="15"/>
        </w:numPr>
      </w:pPr>
      <w:r w:rsidRPr="00DA49B2">
        <w:rPr>
          <w:b/>
          <w:bCs/>
        </w:rPr>
        <w:t>Checked for missing funding</w:t>
      </w:r>
    </w:p>
    <w:p w14:paraId="67BD767C" w14:textId="77777777" w:rsidR="001735EB" w:rsidRDefault="00DA49B2" w:rsidP="001735EB">
      <w:pPr>
        <w:pStyle w:val="ListParagraph"/>
        <w:numPr>
          <w:ilvl w:val="0"/>
          <w:numId w:val="9"/>
        </w:numPr>
      </w:pPr>
      <w:r w:rsidRPr="00DA49B2">
        <w:t>Inserted a Bar Chart:</w:t>
      </w:r>
    </w:p>
    <w:p w14:paraId="598A6F27" w14:textId="190F83A4" w:rsidR="00402766" w:rsidRDefault="00D60E12" w:rsidP="001735EB">
      <w:pPr>
        <w:pStyle w:val="ListParagraph"/>
        <w:numPr>
          <w:ilvl w:val="1"/>
          <w:numId w:val="9"/>
        </w:numPr>
      </w:pPr>
      <w:r>
        <w:t>Created a ne</w:t>
      </w:r>
      <w:r w:rsidR="009368DD">
        <w:t>w table</w:t>
      </w:r>
    </w:p>
    <w:p w14:paraId="00B37FE9" w14:textId="5209B5A5" w:rsidR="001735EB" w:rsidRDefault="001735EB" w:rsidP="001735EB">
      <w:pPr>
        <w:pStyle w:val="ListParagraph"/>
        <w:numPr>
          <w:ilvl w:val="1"/>
          <w:numId w:val="9"/>
        </w:numPr>
      </w:pPr>
      <w:r>
        <w:t xml:space="preserve">Formula used: </w:t>
      </w:r>
      <w:r w:rsidRPr="001735EB">
        <w:t>=COUNTIF(F$2:F$49379, "*no_value*")</w:t>
      </w:r>
    </w:p>
    <w:p w14:paraId="2ED6898A" w14:textId="76D83742" w:rsidR="001735EB" w:rsidRDefault="00DA49B2" w:rsidP="001735EB">
      <w:pPr>
        <w:pStyle w:val="ListParagraph"/>
        <w:numPr>
          <w:ilvl w:val="1"/>
          <w:numId w:val="9"/>
        </w:numPr>
      </w:pPr>
      <w:r w:rsidRPr="00DA49B2">
        <w:t>Selected</w:t>
      </w:r>
      <w:r w:rsidR="00841AD0">
        <w:t xml:space="preserve"> the</w:t>
      </w:r>
      <w:r w:rsidR="00504046">
        <w:t xml:space="preserve"> </w:t>
      </w:r>
      <w:r w:rsidR="002622F0">
        <w:t>ta</w:t>
      </w:r>
      <w:r w:rsidR="00047AA0">
        <w:t xml:space="preserve">ble and </w:t>
      </w:r>
      <w:r w:rsidR="003454A7">
        <w:t>inserte</w:t>
      </w:r>
      <w:r w:rsidR="00063762">
        <w:t>d</w:t>
      </w:r>
      <w:r w:rsidR="00BA41DF">
        <w:t xml:space="preserve"> </w:t>
      </w:r>
      <w:r w:rsidR="00FD2AE2">
        <w:t>B</w:t>
      </w:r>
      <w:r w:rsidR="000014CF">
        <w:t>ar Graph</w:t>
      </w:r>
    </w:p>
    <w:p w14:paraId="2AAB1DCF" w14:textId="77777777" w:rsidR="001735EB" w:rsidRPr="00B10BC3" w:rsidRDefault="00DA49B2" w:rsidP="001735EB">
      <w:pPr>
        <w:pStyle w:val="ListParagraph"/>
        <w:numPr>
          <w:ilvl w:val="1"/>
          <w:numId w:val="9"/>
        </w:numPr>
      </w:pPr>
      <w:r w:rsidRPr="00DA49B2">
        <w:t xml:space="preserve">Titled the chart </w:t>
      </w:r>
      <w:r w:rsidRPr="001735EB">
        <w:rPr>
          <w:rFonts w:ascii="Aptos" w:hAnsi="Aptos" w:cs="Aptos"/>
        </w:rPr>
        <w:t>“</w:t>
      </w:r>
      <w:r w:rsidRPr="00DA49B2">
        <w:t>Data Gaps: Missing Funding Info.</w:t>
      </w:r>
      <w:r w:rsidRPr="001735EB">
        <w:rPr>
          <w:rFonts w:ascii="Aptos" w:hAnsi="Aptos" w:cs="Aptos"/>
        </w:rPr>
        <w:t>”</w:t>
      </w:r>
    </w:p>
    <w:p w14:paraId="65718DBF" w14:textId="3D04955F" w:rsidR="00B10BC3" w:rsidRPr="001735EB" w:rsidRDefault="00B10BC3" w:rsidP="00B10BC3">
      <w:r w:rsidRPr="00B10BC3">
        <w:rPr>
          <w:noProof/>
        </w:rPr>
        <w:drawing>
          <wp:inline distT="0" distB="0" distL="0" distR="0" wp14:anchorId="73E337F3" wp14:editId="6EE64854">
            <wp:extent cx="4922947" cy="3410246"/>
            <wp:effectExtent l="0" t="0" r="0" b="0"/>
            <wp:docPr id="1031744298" name="Picture 1">
              <a:extLst xmlns:a="http://schemas.openxmlformats.org/drawingml/2006/main">
                <a:ext uri="{FF2B5EF4-FFF2-40B4-BE49-F238E27FC236}">
                  <a16:creationId xmlns:a16="http://schemas.microsoft.com/office/drawing/2014/main" id="{907AB6A4-95B8-4EEC-A890-C9BE6599F4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44298" name=""/>
                    <pic:cNvPicPr/>
                  </pic:nvPicPr>
                  <pic:blipFill>
                    <a:blip r:embed="rId5"/>
                    <a:stretch>
                      <a:fillRect/>
                    </a:stretch>
                  </pic:blipFill>
                  <pic:spPr>
                    <a:xfrm>
                      <a:off x="0" y="0"/>
                      <a:ext cx="4922947" cy="3410246"/>
                    </a:xfrm>
                    <a:prstGeom prst="rect">
                      <a:avLst/>
                    </a:prstGeom>
                  </pic:spPr>
                </pic:pic>
              </a:graphicData>
            </a:graphic>
          </wp:inline>
        </w:drawing>
      </w:r>
    </w:p>
    <w:p w14:paraId="460CF95A" w14:textId="77777777" w:rsidR="001735EB" w:rsidRDefault="001735EB" w:rsidP="001735EB">
      <w:pPr>
        <w:pStyle w:val="ListParagraph"/>
        <w:ind w:left="1440"/>
      </w:pPr>
    </w:p>
    <w:p w14:paraId="4336745D" w14:textId="77777777" w:rsidR="001735EB" w:rsidRPr="001735EB" w:rsidRDefault="00DA49B2" w:rsidP="001735EB">
      <w:pPr>
        <w:pStyle w:val="ListParagraph"/>
        <w:numPr>
          <w:ilvl w:val="0"/>
          <w:numId w:val="15"/>
        </w:numPr>
      </w:pPr>
      <w:r w:rsidRPr="001735EB">
        <w:rPr>
          <w:b/>
          <w:bCs/>
        </w:rPr>
        <w:t>Cleaned funding data</w:t>
      </w:r>
    </w:p>
    <w:p w14:paraId="7A71045A" w14:textId="06FC0132" w:rsidR="001735EB" w:rsidRDefault="00DA49B2" w:rsidP="001735EB">
      <w:pPr>
        <w:pStyle w:val="ListParagraph"/>
        <w:numPr>
          <w:ilvl w:val="0"/>
          <w:numId w:val="9"/>
        </w:numPr>
      </w:pPr>
      <w:r w:rsidRPr="00DA49B2">
        <w:t xml:space="preserve">Filtered </w:t>
      </w:r>
      <w:r w:rsidR="001735EB">
        <w:t>all columns</w:t>
      </w:r>
      <w:r w:rsidRPr="00DA49B2">
        <w:t xml:space="preserve"> for blanks or zeros → deleted those rows</w:t>
      </w:r>
    </w:p>
    <w:p w14:paraId="403C14E7" w14:textId="77777777" w:rsidR="001735EB" w:rsidRDefault="00DA49B2" w:rsidP="001735EB">
      <w:pPr>
        <w:pStyle w:val="ListParagraph"/>
        <w:numPr>
          <w:ilvl w:val="0"/>
          <w:numId w:val="9"/>
        </w:numPr>
      </w:pPr>
      <w:r w:rsidRPr="00DA49B2">
        <w:t>Formatted the column as Currency with 0 decimal places</w:t>
      </w:r>
    </w:p>
    <w:p w14:paraId="34D44424" w14:textId="54EFA73D" w:rsidR="001735EB" w:rsidRPr="001735EB" w:rsidRDefault="001735EB" w:rsidP="001735EB">
      <w:pPr>
        <w:pStyle w:val="ListParagraph"/>
        <w:numPr>
          <w:ilvl w:val="0"/>
          <w:numId w:val="9"/>
        </w:numPr>
      </w:pPr>
      <w:r w:rsidRPr="001735EB">
        <w:t>A</w:t>
      </w:r>
      <w:r w:rsidR="00DA49B2" w:rsidRPr="001735EB">
        <w:t>lso had to format the funding_total_data to follow proper numbering/currency conventions by removing all commas and then re-formatting to be in “1,234” format</w:t>
      </w:r>
    </w:p>
    <w:p w14:paraId="57F6D1CF" w14:textId="3E5B704A" w:rsidR="00DA49B2" w:rsidRDefault="00DA49B2" w:rsidP="001735EB">
      <w:pPr>
        <w:pStyle w:val="ListParagraph"/>
        <w:numPr>
          <w:ilvl w:val="0"/>
          <w:numId w:val="9"/>
        </w:numPr>
      </w:pPr>
      <w:r w:rsidRPr="00DA49B2">
        <w:t>Noted the final row count after cleaning.</w:t>
      </w:r>
    </w:p>
    <w:p w14:paraId="037F68E9" w14:textId="77777777" w:rsidR="00DA49B2" w:rsidRPr="00DA49B2" w:rsidRDefault="00DA49B2" w:rsidP="00DA49B2">
      <w:pPr>
        <w:ind w:left="720"/>
      </w:pPr>
    </w:p>
    <w:p w14:paraId="46F408EB" w14:textId="77777777" w:rsidR="003E51E6" w:rsidRPr="003E51E6" w:rsidRDefault="00DA49B2" w:rsidP="00DA49B2">
      <w:pPr>
        <w:numPr>
          <w:ilvl w:val="0"/>
          <w:numId w:val="15"/>
        </w:numPr>
      </w:pPr>
      <w:r w:rsidRPr="00DA49B2">
        <w:rPr>
          <w:b/>
          <w:bCs/>
        </w:rPr>
        <w:t>Engineered the Business Model column</w:t>
      </w:r>
    </w:p>
    <w:p w14:paraId="6B4AFAC3" w14:textId="77777777" w:rsidR="00175241" w:rsidRDefault="00DA49B2" w:rsidP="00F37C41">
      <w:pPr>
        <w:pStyle w:val="ListParagraph"/>
        <w:numPr>
          <w:ilvl w:val="0"/>
          <w:numId w:val="2"/>
        </w:numPr>
      </w:pPr>
      <w:r w:rsidRPr="00DA49B2">
        <w:t>Inserted a new column Business Model (column</w:t>
      </w:r>
      <w:r w:rsidRPr="00F37C41">
        <w:rPr>
          <w:rFonts w:ascii="Arial" w:hAnsi="Arial" w:cs="Arial"/>
        </w:rPr>
        <w:t> </w:t>
      </w:r>
      <w:r w:rsidRPr="00DA49B2">
        <w:t>I)</w:t>
      </w:r>
    </w:p>
    <w:p w14:paraId="626A3681" w14:textId="77777777" w:rsidR="00556120" w:rsidRDefault="00DA49B2" w:rsidP="003A4AC0">
      <w:pPr>
        <w:pStyle w:val="ListParagraph"/>
        <w:numPr>
          <w:ilvl w:val="0"/>
          <w:numId w:val="2"/>
        </w:numPr>
      </w:pPr>
      <w:r w:rsidRPr="00DA49B2">
        <w:t>In</w:t>
      </w:r>
      <w:r w:rsidRPr="00F37C41">
        <w:rPr>
          <w:rFonts w:ascii="Arial" w:hAnsi="Arial" w:cs="Arial"/>
        </w:rPr>
        <w:t> </w:t>
      </w:r>
      <w:r w:rsidRPr="00DA49B2">
        <w:t xml:space="preserve">I2 entered the </w:t>
      </w:r>
      <w:r w:rsidR="00F30F01">
        <w:t>VLOOKU</w:t>
      </w:r>
      <w:r w:rsidR="002418A0">
        <w:t>P</w:t>
      </w:r>
      <w:r w:rsidRPr="00DA49B2">
        <w:t xml:space="preserve"> formul</w:t>
      </w:r>
      <w:r w:rsidR="00392F92">
        <w:t>a</w:t>
      </w:r>
      <w:r w:rsidR="00351091">
        <w:t>:</w:t>
      </w:r>
    </w:p>
    <w:p w14:paraId="265A2BDB" w14:textId="585F7DCE" w:rsidR="00220499" w:rsidRDefault="0024751F" w:rsidP="00556120">
      <w:pPr>
        <w:pStyle w:val="ListParagraph"/>
        <w:numPr>
          <w:ilvl w:val="1"/>
          <w:numId w:val="2"/>
        </w:numPr>
      </w:pPr>
      <w:r w:rsidRPr="0024751F">
        <w:t>=VLOOKUP(E24833,'master key'!C$2:D$200,2,FALSE)</w:t>
      </w:r>
    </w:p>
    <w:p w14:paraId="3B9C4AA7" w14:textId="55CA1D10" w:rsidR="00DA49B2" w:rsidRPr="00DA49B2" w:rsidRDefault="00DA49B2" w:rsidP="00DA49B2">
      <w:pPr>
        <w:pStyle w:val="ListParagraph"/>
        <w:numPr>
          <w:ilvl w:val="0"/>
          <w:numId w:val="2"/>
        </w:numPr>
      </w:pPr>
      <w:r w:rsidRPr="00DA49B2">
        <w:t>Dragged down to fill the column; verified a random sample of labels.</w:t>
      </w:r>
    </w:p>
    <w:p w14:paraId="00A413D7" w14:textId="1003DEF5" w:rsidR="00CF50C4" w:rsidRPr="00CF50C4" w:rsidRDefault="00DA49B2" w:rsidP="00DA49B2">
      <w:pPr>
        <w:numPr>
          <w:ilvl w:val="0"/>
          <w:numId w:val="14"/>
        </w:numPr>
      </w:pPr>
      <w:r w:rsidRPr="00DA49B2">
        <w:rPr>
          <w:b/>
          <w:bCs/>
        </w:rPr>
        <w:t>Built the Funding &amp; Deal Count PivotTable</w:t>
      </w:r>
      <w:r w:rsidR="00042350">
        <w:rPr>
          <w:b/>
          <w:bCs/>
        </w:rPr>
        <w:t xml:space="preserve"> </w:t>
      </w:r>
      <w:r w:rsidR="00F63B8E">
        <w:rPr>
          <w:b/>
          <w:bCs/>
        </w:rPr>
        <w:t>&amp;</w:t>
      </w:r>
      <w:r w:rsidR="00CD339C">
        <w:rPr>
          <w:b/>
          <w:bCs/>
        </w:rPr>
        <w:t xml:space="preserve"> Visualizing</w:t>
      </w:r>
    </w:p>
    <w:p w14:paraId="085C7CF7" w14:textId="6609D471" w:rsidR="00BB0597" w:rsidRDefault="008F4241" w:rsidP="0025716C">
      <w:pPr>
        <w:pStyle w:val="ListParagraph"/>
        <w:numPr>
          <w:ilvl w:val="0"/>
          <w:numId w:val="6"/>
        </w:numPr>
      </w:pPr>
      <w:r>
        <w:t>Inserte</w:t>
      </w:r>
      <w:r w:rsidR="004903C0">
        <w:t>d new P</w:t>
      </w:r>
      <w:r w:rsidR="001911F0">
        <w:t>ivot</w:t>
      </w:r>
      <w:r w:rsidR="00587CD8">
        <w:t xml:space="preserve"> Ta</w:t>
      </w:r>
      <w:r w:rsidR="00EF7560">
        <w:t>ble</w:t>
      </w:r>
    </w:p>
    <w:p w14:paraId="4B8F5ACE" w14:textId="0DFD042B" w:rsidR="00C968E9" w:rsidRDefault="009A4909" w:rsidP="0025716C">
      <w:pPr>
        <w:pStyle w:val="ListParagraph"/>
        <w:numPr>
          <w:ilvl w:val="0"/>
          <w:numId w:val="6"/>
        </w:numPr>
      </w:pPr>
      <w:r>
        <w:t>Fil</w:t>
      </w:r>
      <w:r w:rsidR="00097A01">
        <w:t>tered dat</w:t>
      </w:r>
      <w:r w:rsidR="00521E27">
        <w:t>a to only</w:t>
      </w:r>
      <w:r w:rsidR="005B4E9F">
        <w:t xml:space="preserve"> show </w:t>
      </w:r>
      <w:r w:rsidR="007E4FC6">
        <w:t>data fro</w:t>
      </w:r>
      <w:r w:rsidR="00191809">
        <w:t>m 2005</w:t>
      </w:r>
      <w:r w:rsidR="00375E87">
        <w:t xml:space="preserve">-2015 </w:t>
      </w:r>
      <w:r w:rsidR="009C0006">
        <w:t>to co</w:t>
      </w:r>
      <w:r w:rsidR="00A528EE">
        <w:t>mpare w</w:t>
      </w:r>
      <w:r w:rsidR="00390DB7">
        <w:t xml:space="preserve">ith past </w:t>
      </w:r>
      <w:r w:rsidR="008D1246">
        <w:t>time</w:t>
      </w:r>
      <w:r w:rsidR="004D592E">
        <w:t xml:space="preserve"> perio</w:t>
      </w:r>
      <w:r w:rsidR="00856945">
        <w:t>ds.</w:t>
      </w:r>
    </w:p>
    <w:p w14:paraId="631E7FD4" w14:textId="747F1D2E" w:rsidR="0074306C" w:rsidRDefault="00EA66E8" w:rsidP="0025716C">
      <w:pPr>
        <w:pStyle w:val="ListParagraph"/>
        <w:numPr>
          <w:ilvl w:val="0"/>
          <w:numId w:val="6"/>
        </w:numPr>
      </w:pPr>
      <w:r>
        <w:t xml:space="preserve">In seattle </w:t>
      </w:r>
      <w:r w:rsidR="00E736EA">
        <w:t>master sheet h</w:t>
      </w:r>
      <w:r w:rsidR="00AE0A16">
        <w:t>ad to cre</w:t>
      </w:r>
      <w:r w:rsidR="001524B3">
        <w:t xml:space="preserve">ate new </w:t>
      </w:r>
      <w:r w:rsidR="00FA6EF7">
        <w:t>colu</w:t>
      </w:r>
      <w:r w:rsidR="00511BF8">
        <w:t xml:space="preserve">mn </w:t>
      </w:r>
      <w:r w:rsidR="00A67216">
        <w:t xml:space="preserve">to </w:t>
      </w:r>
      <w:r w:rsidR="005E615F">
        <w:t>count</w:t>
      </w:r>
      <w:r w:rsidR="0099470F">
        <w:t xml:space="preserve"> how many deals</w:t>
      </w:r>
      <w:r w:rsidR="00911253">
        <w:t xml:space="preserve"> each </w:t>
      </w:r>
      <w:r w:rsidR="001E2B99">
        <w:t xml:space="preserve">company </w:t>
      </w:r>
      <w:r w:rsidR="00381EBB">
        <w:t>had</w:t>
      </w:r>
      <w:r w:rsidR="00A16C1A">
        <w:t>. formu</w:t>
      </w:r>
      <w:r w:rsidR="00B465DF">
        <w:t>la</w:t>
      </w:r>
      <w:r w:rsidR="00E15131">
        <w:t>:</w:t>
      </w:r>
    </w:p>
    <w:p w14:paraId="1D96E3D7" w14:textId="0D0E67F4" w:rsidR="00250AC8" w:rsidRDefault="00BA4BB1" w:rsidP="00250AC8">
      <w:pPr>
        <w:pStyle w:val="ListParagraph"/>
        <w:numPr>
          <w:ilvl w:val="1"/>
          <w:numId w:val="6"/>
        </w:numPr>
      </w:pPr>
      <w:r w:rsidRPr="00BA4BB1">
        <w:t>=SUM(W78:AQ78)</w:t>
      </w:r>
    </w:p>
    <w:p w14:paraId="75E8ABE0" w14:textId="4B3DD165" w:rsidR="00DA49B2" w:rsidRPr="00DA49B2" w:rsidRDefault="00DA49B2" w:rsidP="00030044">
      <w:pPr>
        <w:pStyle w:val="ListParagraph"/>
        <w:numPr>
          <w:ilvl w:val="0"/>
          <w:numId w:val="6"/>
        </w:numPr>
      </w:pPr>
      <w:r w:rsidRPr="00DA49B2">
        <w:t xml:space="preserve">Sum of funding_total_usd (renamed </w:t>
      </w:r>
      <w:r w:rsidRPr="00030044">
        <w:rPr>
          <w:rFonts w:ascii="Aptos" w:hAnsi="Aptos" w:cs="Aptos"/>
        </w:rPr>
        <w:t>“</w:t>
      </w:r>
      <w:r w:rsidRPr="00DA49B2">
        <w:t>Total Funding</w:t>
      </w:r>
      <w:r w:rsidRPr="00030044">
        <w:rPr>
          <w:rFonts w:ascii="Aptos" w:hAnsi="Aptos" w:cs="Aptos"/>
        </w:rPr>
        <w:t>”</w:t>
      </w:r>
      <w:r w:rsidRPr="00DA49B2">
        <w:t>) and Count of name</w:t>
      </w:r>
    </w:p>
    <w:p w14:paraId="2AFCC8F8" w14:textId="1E3D38CC" w:rsidR="008C5FEB" w:rsidRDefault="00B67CFF" w:rsidP="00030044">
      <w:pPr>
        <w:pStyle w:val="ListParagraph"/>
        <w:numPr>
          <w:ilvl w:val="0"/>
          <w:numId w:val="6"/>
        </w:numPr>
      </w:pPr>
      <w:r w:rsidRPr="00DA49B2">
        <w:t>With the PivotTable selected, Inserted</w:t>
      </w:r>
      <w:r w:rsidRPr="00DA49B2">
        <w:rPr>
          <w:rFonts w:ascii="Arial" w:hAnsi="Arial" w:cs="Arial"/>
        </w:rPr>
        <w:t> </w:t>
      </w:r>
      <w:r w:rsidRPr="00DA49B2">
        <w:rPr>
          <w:rFonts w:ascii="Aptos" w:hAnsi="Aptos" w:cs="Aptos"/>
        </w:rPr>
        <w:t>→</w:t>
      </w:r>
      <w:r w:rsidRPr="00DA49B2">
        <w:rPr>
          <w:rFonts w:ascii="Arial" w:hAnsi="Arial" w:cs="Arial"/>
        </w:rPr>
        <w:t> </w:t>
      </w:r>
      <w:r w:rsidRPr="00DA49B2">
        <w:t xml:space="preserve">Pie Chart </w:t>
      </w:r>
      <w:r w:rsidRPr="00DA49B2">
        <w:rPr>
          <w:rFonts w:ascii="Aptos" w:hAnsi="Aptos" w:cs="Aptos"/>
        </w:rPr>
        <w:t>→</w:t>
      </w:r>
      <w:r w:rsidRPr="00DA49B2">
        <w:t xml:space="preserve"> set chart title </w:t>
      </w:r>
      <w:r w:rsidRPr="00DA49B2">
        <w:rPr>
          <w:rFonts w:ascii="Aptos" w:hAnsi="Aptos" w:cs="Aptos"/>
        </w:rPr>
        <w:t>“</w:t>
      </w:r>
      <w:r w:rsidRPr="00DA49B2">
        <w:t>Funding Share: B2B vs B2C</w:t>
      </w:r>
      <w:r w:rsidRPr="00DA49B2">
        <w:rPr>
          <w:rFonts w:ascii="Aptos" w:hAnsi="Aptos" w:cs="Aptos"/>
        </w:rPr>
        <w:t>”</w:t>
      </w:r>
      <w:r w:rsidRPr="00DA49B2">
        <w:t>.</w:t>
      </w:r>
    </w:p>
    <w:p w14:paraId="50390DDD" w14:textId="37D5A74F" w:rsidR="00176B46" w:rsidRDefault="00176B46" w:rsidP="00030044">
      <w:pPr>
        <w:pStyle w:val="ListParagraph"/>
        <w:numPr>
          <w:ilvl w:val="0"/>
          <w:numId w:val="6"/>
        </w:numPr>
      </w:pPr>
      <w:r w:rsidRPr="00DA49B2">
        <w:t>Added data labels showing percentages.</w:t>
      </w:r>
    </w:p>
    <w:p w14:paraId="20CF4E56" w14:textId="3BA1698E" w:rsidR="00AD432F" w:rsidRDefault="00EF6844" w:rsidP="00AD432F">
      <w:pPr>
        <w:pStyle w:val="ListParagraph"/>
      </w:pPr>
      <w:r w:rsidRPr="00A86F03">
        <w:rPr>
          <w:noProof/>
        </w:rPr>
        <w:drawing>
          <wp:anchor distT="0" distB="0" distL="114300" distR="114300" simplePos="0" relativeHeight="251658243" behindDoc="0" locked="0" layoutInCell="1" allowOverlap="1" wp14:anchorId="409914E4" wp14:editId="75593769">
            <wp:simplePos x="0" y="0"/>
            <wp:positionH relativeFrom="column">
              <wp:posOffset>935355</wp:posOffset>
            </wp:positionH>
            <wp:positionV relativeFrom="paragraph">
              <wp:posOffset>23495</wp:posOffset>
            </wp:positionV>
            <wp:extent cx="2178050" cy="635635"/>
            <wp:effectExtent l="0" t="0" r="0" b="0"/>
            <wp:wrapNone/>
            <wp:docPr id="1562982531" name="Picture 1562982531">
              <a:extLst xmlns:a="http://schemas.openxmlformats.org/drawingml/2006/main">
                <a:ext uri="{FF2B5EF4-FFF2-40B4-BE49-F238E27FC236}">
                  <a16:creationId xmlns:a16="http://schemas.microsoft.com/office/drawing/2014/main" id="{B3611248-372D-4D13-8106-85650D24F1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8253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78050" cy="635635"/>
                    </a:xfrm>
                    <a:prstGeom prst="rect">
                      <a:avLst/>
                    </a:prstGeom>
                  </pic:spPr>
                </pic:pic>
              </a:graphicData>
            </a:graphic>
          </wp:anchor>
        </w:drawing>
      </w:r>
    </w:p>
    <w:p w14:paraId="4961BE4A" w14:textId="34737360" w:rsidR="0059082A" w:rsidRDefault="006903B4" w:rsidP="0059082A">
      <w:r w:rsidRPr="00F32B65">
        <w:rPr>
          <w:noProof/>
        </w:rPr>
        <w:drawing>
          <wp:anchor distT="0" distB="0" distL="114300" distR="114300" simplePos="0" relativeHeight="251658240" behindDoc="0" locked="0" layoutInCell="1" allowOverlap="1" wp14:anchorId="55B56E69" wp14:editId="2181384A">
            <wp:simplePos x="0" y="0"/>
            <wp:positionH relativeFrom="column">
              <wp:posOffset>3413336</wp:posOffset>
            </wp:positionH>
            <wp:positionV relativeFrom="paragraph">
              <wp:posOffset>177377</wp:posOffset>
            </wp:positionV>
            <wp:extent cx="2265218" cy="2457185"/>
            <wp:effectExtent l="0" t="0" r="1905" b="635"/>
            <wp:wrapNone/>
            <wp:docPr id="220185399" name="Picture 220185399">
              <a:extLst xmlns:a="http://schemas.openxmlformats.org/drawingml/2006/main">
                <a:ext uri="{FF2B5EF4-FFF2-40B4-BE49-F238E27FC236}">
                  <a16:creationId xmlns:a16="http://schemas.microsoft.com/office/drawing/2014/main" id="{E0A7B0BF-8904-44E4-AAAF-FBE7DC7DEC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8539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5218" cy="2457185"/>
                    </a:xfrm>
                    <a:prstGeom prst="rect">
                      <a:avLst/>
                    </a:prstGeom>
                  </pic:spPr>
                </pic:pic>
              </a:graphicData>
            </a:graphic>
            <wp14:sizeRelH relativeFrom="margin">
              <wp14:pctWidth>0</wp14:pctWidth>
            </wp14:sizeRelH>
            <wp14:sizeRelV relativeFrom="margin">
              <wp14:pctHeight>0</wp14:pctHeight>
            </wp14:sizeRelV>
          </wp:anchor>
        </w:drawing>
      </w:r>
    </w:p>
    <w:p w14:paraId="6357029A" w14:textId="000AABF5" w:rsidR="0089542F" w:rsidRDefault="00BF2DF8" w:rsidP="00F821CC">
      <w:r w:rsidRPr="00F821CC">
        <w:rPr>
          <w:noProof/>
        </w:rPr>
        <w:drawing>
          <wp:anchor distT="0" distB="0" distL="114300" distR="114300" simplePos="0" relativeHeight="251658241" behindDoc="0" locked="0" layoutInCell="1" allowOverlap="1" wp14:anchorId="00278D19" wp14:editId="2CFDD92C">
            <wp:simplePos x="0" y="0"/>
            <wp:positionH relativeFrom="column">
              <wp:posOffset>102870</wp:posOffset>
            </wp:positionH>
            <wp:positionV relativeFrom="paragraph">
              <wp:posOffset>57150</wp:posOffset>
            </wp:positionV>
            <wp:extent cx="2414704" cy="2161309"/>
            <wp:effectExtent l="0" t="0" r="5080" b="0"/>
            <wp:wrapNone/>
            <wp:docPr id="1584787768" name="Picture 1584787768">
              <a:extLst xmlns:a="http://schemas.openxmlformats.org/drawingml/2006/main">
                <a:ext uri="{FF2B5EF4-FFF2-40B4-BE49-F238E27FC236}">
                  <a16:creationId xmlns:a16="http://schemas.microsoft.com/office/drawing/2014/main" id="{E9DB512C-25A0-42E2-ADAE-8A577688B4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776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4704" cy="2161309"/>
                    </a:xfrm>
                    <a:prstGeom prst="rect">
                      <a:avLst/>
                    </a:prstGeom>
                  </pic:spPr>
                </pic:pic>
              </a:graphicData>
            </a:graphic>
            <wp14:sizeRelH relativeFrom="margin">
              <wp14:pctWidth>0</wp14:pctWidth>
            </wp14:sizeRelH>
            <wp14:sizeRelV relativeFrom="margin">
              <wp14:pctHeight>0</wp14:pctHeight>
            </wp14:sizeRelV>
          </wp:anchor>
        </w:drawing>
      </w:r>
      <w:r w:rsidR="00F32B65" w:rsidRPr="00F32B65">
        <w:rPr>
          <w:noProof/>
        </w:rPr>
        <w:t xml:space="preserve"> </w:t>
      </w:r>
    </w:p>
    <w:p w14:paraId="4D557136" w14:textId="1D1640F1" w:rsidR="004E6133" w:rsidRDefault="004E6133" w:rsidP="00F821CC">
      <w:pPr>
        <w:rPr>
          <w:noProof/>
        </w:rPr>
      </w:pPr>
    </w:p>
    <w:p w14:paraId="2A0B1448" w14:textId="77777777" w:rsidR="004E6133" w:rsidRDefault="004E6133" w:rsidP="00F821CC">
      <w:pPr>
        <w:rPr>
          <w:noProof/>
        </w:rPr>
      </w:pPr>
    </w:p>
    <w:p w14:paraId="0C4D6E8B" w14:textId="453B810B" w:rsidR="004E6133" w:rsidRDefault="004E6133" w:rsidP="00F821CC">
      <w:pPr>
        <w:rPr>
          <w:noProof/>
        </w:rPr>
      </w:pPr>
    </w:p>
    <w:p w14:paraId="13078799" w14:textId="77777777" w:rsidR="006F6901" w:rsidRDefault="006F6901" w:rsidP="00F821CC">
      <w:pPr>
        <w:rPr>
          <w:noProof/>
        </w:rPr>
      </w:pPr>
    </w:p>
    <w:p w14:paraId="7C436D0B" w14:textId="77777777" w:rsidR="006F6901" w:rsidRDefault="006F6901" w:rsidP="00F821CC">
      <w:pPr>
        <w:rPr>
          <w:noProof/>
        </w:rPr>
      </w:pPr>
    </w:p>
    <w:p w14:paraId="49740241" w14:textId="77777777" w:rsidR="006F6901" w:rsidRDefault="006F6901" w:rsidP="00F821CC">
      <w:pPr>
        <w:rPr>
          <w:noProof/>
        </w:rPr>
      </w:pPr>
    </w:p>
    <w:p w14:paraId="173DD7D7" w14:textId="77777777" w:rsidR="00062FDA" w:rsidRDefault="00062FDA" w:rsidP="00F821CC">
      <w:pPr>
        <w:rPr>
          <w:noProof/>
        </w:rPr>
      </w:pPr>
    </w:p>
    <w:p w14:paraId="6E270C2E" w14:textId="33FBB705" w:rsidR="0035676F" w:rsidRPr="0035676F" w:rsidRDefault="00DA49B2" w:rsidP="00DA49B2">
      <w:pPr>
        <w:numPr>
          <w:ilvl w:val="0"/>
          <w:numId w:val="14"/>
        </w:numPr>
      </w:pPr>
      <w:r w:rsidRPr="00DA49B2">
        <w:rPr>
          <w:b/>
          <w:bCs/>
        </w:rPr>
        <w:t>Created Success rate PivotTable &amp; chart</w:t>
      </w:r>
    </w:p>
    <w:p w14:paraId="27F57BEC" w14:textId="77777777" w:rsidR="00A9666E" w:rsidRDefault="00DA49B2" w:rsidP="00CF3C2F">
      <w:pPr>
        <w:pStyle w:val="ListParagraph"/>
        <w:numPr>
          <w:ilvl w:val="0"/>
          <w:numId w:val="5"/>
        </w:numPr>
      </w:pPr>
      <w:r w:rsidRPr="00DA49B2">
        <w:t>Created a new PivotTable on Pivot_Status:</w:t>
      </w:r>
    </w:p>
    <w:p w14:paraId="32086C31" w14:textId="77777777" w:rsidR="00B51E72" w:rsidRDefault="00DA49B2" w:rsidP="0063308F">
      <w:pPr>
        <w:pStyle w:val="ListParagraph"/>
        <w:numPr>
          <w:ilvl w:val="1"/>
          <w:numId w:val="5"/>
        </w:numPr>
      </w:pPr>
      <w:r w:rsidRPr="00DA49B2">
        <w:t>Rows: Business Model</w:t>
      </w:r>
      <w:r w:rsidR="002E6453">
        <w:t xml:space="preserve">, </w:t>
      </w:r>
      <w:r w:rsidRPr="00DA49B2">
        <w:t>Columns: status</w:t>
      </w:r>
      <w:r w:rsidR="005B7B05">
        <w:t>,</w:t>
      </w:r>
      <w:r w:rsidR="00E13BFF">
        <w:t xml:space="preserve"> </w:t>
      </w:r>
      <w:r w:rsidRPr="00DA49B2">
        <w:t>Values: Count of name.</w:t>
      </w:r>
    </w:p>
    <w:p w14:paraId="36236AF6" w14:textId="165CF9A9" w:rsidR="004B24DB" w:rsidRDefault="00DA49B2" w:rsidP="000928A3">
      <w:pPr>
        <w:pStyle w:val="ListParagraph"/>
        <w:numPr>
          <w:ilvl w:val="1"/>
          <w:numId w:val="5"/>
        </w:numPr>
      </w:pPr>
      <w:r w:rsidRPr="00DA49B2">
        <w:t>Inserted a Clustered Bar Chart, titled “Survival Rates by Business Model”.</w:t>
      </w:r>
    </w:p>
    <w:p w14:paraId="17E4BE1B" w14:textId="3AEB1551" w:rsidR="00C603AE" w:rsidRDefault="00776F5A" w:rsidP="005D5579">
      <w:pPr>
        <w:pStyle w:val="ListParagraph"/>
        <w:numPr>
          <w:ilvl w:val="0"/>
          <w:numId w:val="5"/>
        </w:numPr>
      </w:pPr>
      <w:r>
        <w:t>**</w:t>
      </w:r>
      <w:r w:rsidR="007F3F3D">
        <w:t>S</w:t>
      </w:r>
      <w:r w:rsidR="00827FF3">
        <w:t>creensho</w:t>
      </w:r>
      <w:r w:rsidR="007F3F3D">
        <w:t>ts on ne</w:t>
      </w:r>
      <w:r w:rsidR="00C1345D">
        <w:t>xt p</w:t>
      </w:r>
      <w:r w:rsidR="00C61987">
        <w:t>age:</w:t>
      </w:r>
    </w:p>
    <w:p w14:paraId="2010ECBB" w14:textId="07E283BE" w:rsidR="001D43C1" w:rsidRDefault="001D43C1" w:rsidP="00564712"/>
    <w:p w14:paraId="7BB709C9" w14:textId="289B59E7" w:rsidR="003A7B13" w:rsidRDefault="00FE5BDF" w:rsidP="00564712">
      <w:r>
        <w:t>Sam</w:t>
      </w:r>
      <w:r w:rsidR="006269D2">
        <w:t>ple o</w:t>
      </w:r>
      <w:r w:rsidR="00E15070">
        <w:t>f data i</w:t>
      </w:r>
      <w:r w:rsidR="00B01BCD">
        <w:t>n table</w:t>
      </w:r>
      <w:r w:rsidR="00483148">
        <w:t xml:space="preserve"> (it’s</w:t>
      </w:r>
      <w:r w:rsidR="006538A9">
        <w:t xml:space="preserve"> to</w:t>
      </w:r>
      <w:r w:rsidR="003C1501">
        <w:t>o long to</w:t>
      </w:r>
      <w:r w:rsidR="00AE649E">
        <w:t xml:space="preserve"> show here</w:t>
      </w:r>
      <w:r w:rsidR="0033052E">
        <w:t>):</w:t>
      </w:r>
    </w:p>
    <w:p w14:paraId="245B3A77" w14:textId="4915FC4E" w:rsidR="00CA2B2B" w:rsidRDefault="003300D6" w:rsidP="00564712">
      <w:r w:rsidRPr="00D30086">
        <w:rPr>
          <w:noProof/>
        </w:rPr>
        <w:drawing>
          <wp:anchor distT="0" distB="0" distL="114300" distR="114300" simplePos="0" relativeHeight="251658242" behindDoc="0" locked="0" layoutInCell="1" allowOverlap="1" wp14:anchorId="718F3C37" wp14:editId="03D8BE01">
            <wp:simplePos x="0" y="0"/>
            <wp:positionH relativeFrom="column">
              <wp:posOffset>1998134</wp:posOffset>
            </wp:positionH>
            <wp:positionV relativeFrom="paragraph">
              <wp:posOffset>304324</wp:posOffset>
            </wp:positionV>
            <wp:extent cx="4172006" cy="3125099"/>
            <wp:effectExtent l="0" t="0" r="0" b="0"/>
            <wp:wrapNone/>
            <wp:docPr id="1647859734" name="Picture 1647859734">
              <a:extLst xmlns:a="http://schemas.openxmlformats.org/drawingml/2006/main">
                <a:ext uri="{FF2B5EF4-FFF2-40B4-BE49-F238E27FC236}">
                  <a16:creationId xmlns:a16="http://schemas.microsoft.com/office/drawing/2014/main" id="{1C2CCD55-5995-431B-822E-4D9CDC51AB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97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77288" cy="3129055"/>
                    </a:xfrm>
                    <a:prstGeom prst="rect">
                      <a:avLst/>
                    </a:prstGeom>
                  </pic:spPr>
                </pic:pic>
              </a:graphicData>
            </a:graphic>
            <wp14:sizeRelH relativeFrom="margin">
              <wp14:pctWidth>0</wp14:pctWidth>
            </wp14:sizeRelH>
            <wp14:sizeRelV relativeFrom="margin">
              <wp14:pctHeight>0</wp14:pctHeight>
            </wp14:sizeRelV>
          </wp:anchor>
        </w:drawing>
      </w:r>
      <w:r w:rsidR="00460EED" w:rsidRPr="00460EED">
        <w:rPr>
          <w:noProof/>
        </w:rPr>
        <w:drawing>
          <wp:inline distT="0" distB="0" distL="0" distR="0" wp14:anchorId="2BF3D11D" wp14:editId="322E26CE">
            <wp:extent cx="940116" cy="3776133"/>
            <wp:effectExtent l="0" t="0" r="0" b="0"/>
            <wp:docPr id="1228762708" name="Picture 4">
              <a:extLst xmlns:a="http://schemas.openxmlformats.org/drawingml/2006/main">
                <a:ext uri="{FF2B5EF4-FFF2-40B4-BE49-F238E27FC236}">
                  <a16:creationId xmlns:a16="http://schemas.microsoft.com/office/drawing/2014/main" id="{C21F575A-B757-4973-BF7D-C6ED99466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70154" name=""/>
                    <pic:cNvPicPr/>
                  </pic:nvPicPr>
                  <pic:blipFill>
                    <a:blip r:embed="rId10"/>
                    <a:stretch>
                      <a:fillRect/>
                    </a:stretch>
                  </pic:blipFill>
                  <pic:spPr>
                    <a:xfrm>
                      <a:off x="0" y="0"/>
                      <a:ext cx="944450" cy="3793543"/>
                    </a:xfrm>
                    <a:prstGeom prst="rect">
                      <a:avLst/>
                    </a:prstGeom>
                  </pic:spPr>
                </pic:pic>
              </a:graphicData>
            </a:graphic>
          </wp:inline>
        </w:drawing>
      </w:r>
      <w:r w:rsidR="00D30086" w:rsidRPr="00D30086">
        <w:rPr>
          <w:noProof/>
        </w:rPr>
        <w:t xml:space="preserve"> </w:t>
      </w:r>
      <w:r w:rsidR="00ED13E9">
        <w:rPr>
          <w:noProof/>
        </w:rPr>
        <w:t xml:space="preserve"> </w:t>
      </w:r>
      <w:r w:rsidR="00E66DF3">
        <w:rPr>
          <w:noProof/>
        </w:rPr>
        <w:t>**</w:t>
      </w:r>
      <w:r w:rsidR="00576271">
        <w:rPr>
          <w:noProof/>
        </w:rPr>
        <w:t>Had</w:t>
      </w:r>
      <w:r w:rsidR="00265ECC">
        <w:rPr>
          <w:noProof/>
        </w:rPr>
        <w:t xml:space="preserve"> to filter</w:t>
      </w:r>
      <w:r w:rsidR="002F3235">
        <w:rPr>
          <w:noProof/>
        </w:rPr>
        <w:t xml:space="preserve"> data and</w:t>
      </w:r>
      <w:r w:rsidR="00B3477F">
        <w:rPr>
          <w:noProof/>
        </w:rPr>
        <w:t xml:space="preserve"> create </w:t>
      </w:r>
      <w:r w:rsidR="00937BC0">
        <w:rPr>
          <w:noProof/>
        </w:rPr>
        <w:t>separate ta</w:t>
      </w:r>
      <w:r w:rsidR="00C04E9E">
        <w:rPr>
          <w:noProof/>
        </w:rPr>
        <w:t>ble to b</w:t>
      </w:r>
      <w:r w:rsidR="004E212F">
        <w:rPr>
          <w:noProof/>
        </w:rPr>
        <w:t>e able to</w:t>
      </w:r>
      <w:r w:rsidR="00B86B47">
        <w:rPr>
          <w:noProof/>
        </w:rPr>
        <w:t xml:space="preserve"> create c</w:t>
      </w:r>
      <w:r w:rsidR="00E4425A">
        <w:rPr>
          <w:noProof/>
        </w:rPr>
        <w:t xml:space="preserve">hart </w:t>
      </w:r>
      <w:r w:rsidR="00011AF2" w:rsidRPr="00011AF2">
        <w:rPr>
          <w:noProof/>
        </w:rPr>
        <w:t>↑</w:t>
      </w:r>
    </w:p>
    <w:p w14:paraId="1CE9FB37" w14:textId="7B69C170" w:rsidR="00F266AE" w:rsidRDefault="00F266AE" w:rsidP="00564712"/>
    <w:p w14:paraId="11319895" w14:textId="3BB236BD" w:rsidR="00F266AE" w:rsidRDefault="00F266AE" w:rsidP="00564712"/>
    <w:p w14:paraId="132AE308" w14:textId="77777777" w:rsidR="00D67C4B" w:rsidRPr="00D67C4B" w:rsidRDefault="00DA49B2" w:rsidP="00DA49B2">
      <w:pPr>
        <w:numPr>
          <w:ilvl w:val="0"/>
          <w:numId w:val="14"/>
        </w:numPr>
      </w:pPr>
      <w:r w:rsidRPr="00DA49B2">
        <w:rPr>
          <w:b/>
          <w:bCs/>
        </w:rPr>
        <w:t>Highlighted top 10 funded companies</w:t>
      </w:r>
    </w:p>
    <w:p w14:paraId="3FCFF569" w14:textId="65D2874E" w:rsidR="00972CB7" w:rsidRDefault="00870869" w:rsidP="001847D2">
      <w:pPr>
        <w:pStyle w:val="ListParagraph"/>
        <w:numPr>
          <w:ilvl w:val="0"/>
          <w:numId w:val="8"/>
        </w:numPr>
      </w:pPr>
      <w:r>
        <w:t>r</w:t>
      </w:r>
      <w:r w:rsidR="00DA49B2" w:rsidRPr="00DA49B2">
        <w:t xml:space="preserve">eturned to </w:t>
      </w:r>
      <w:r w:rsidR="00834C0D">
        <w:t>s</w:t>
      </w:r>
      <w:r w:rsidR="00DA49B2" w:rsidRPr="00DA49B2">
        <w:t xml:space="preserve">eattle </w:t>
      </w:r>
      <w:r w:rsidR="00834C0D">
        <w:t>m</w:t>
      </w:r>
      <w:r w:rsidR="00DA49B2" w:rsidRPr="00DA49B2">
        <w:t xml:space="preserve">aster </w:t>
      </w:r>
      <w:r w:rsidR="009472AE">
        <w:t>l</w:t>
      </w:r>
      <w:r w:rsidR="00DA49B2" w:rsidRPr="00DA49B2">
        <w:t xml:space="preserve">ist → </w:t>
      </w:r>
      <w:r w:rsidR="008801DA">
        <w:t>c</w:t>
      </w:r>
      <w:r w:rsidR="00DA49B2" w:rsidRPr="00DA49B2">
        <w:t xml:space="preserve">onditional </w:t>
      </w:r>
      <w:r w:rsidR="00364AAA">
        <w:t>f</w:t>
      </w:r>
      <w:r w:rsidR="00DA49B2" w:rsidRPr="00DA49B2">
        <w:t>ormatting → New Rule → “</w:t>
      </w:r>
      <w:r w:rsidR="00163F78">
        <w:t>t</w:t>
      </w:r>
      <w:r w:rsidR="00DA49B2" w:rsidRPr="00DA49B2">
        <w:t xml:space="preserve">op </w:t>
      </w:r>
      <w:r w:rsidR="001B0FC7">
        <w:t>1</w:t>
      </w:r>
      <w:r w:rsidR="00DA49B2" w:rsidRPr="00DA49B2">
        <w:t xml:space="preserve">0 </w:t>
      </w:r>
      <w:r w:rsidR="00E938C3">
        <w:t>i</w:t>
      </w:r>
      <w:r w:rsidR="00DA49B2" w:rsidRPr="00DA49B2">
        <w:t xml:space="preserve">tems” → </w:t>
      </w:r>
      <w:r w:rsidR="00C24993">
        <w:t>f</w:t>
      </w:r>
      <w:r w:rsidR="00DA49B2" w:rsidRPr="00DA49B2">
        <w:t>ormatted with green fil</w:t>
      </w:r>
    </w:p>
    <w:p w14:paraId="00CDFAFC" w14:textId="1B6A3BE9" w:rsidR="00DA49B2" w:rsidRPr="00DA49B2" w:rsidRDefault="00A15011" w:rsidP="001847D2">
      <w:pPr>
        <w:pStyle w:val="ListParagraph"/>
        <w:numPr>
          <w:ilvl w:val="0"/>
          <w:numId w:val="8"/>
        </w:numPr>
      </w:pPr>
      <w:r>
        <w:t>Bec</w:t>
      </w:r>
      <w:r w:rsidR="00BE7C1C">
        <w:t>ause it is fi</w:t>
      </w:r>
      <w:r w:rsidR="00AF77C0">
        <w:t>ltered,</w:t>
      </w:r>
      <w:r w:rsidR="00307946">
        <w:t xml:space="preserve"> it was </w:t>
      </w:r>
      <w:r w:rsidR="006068A8">
        <w:t xml:space="preserve">doing top </w:t>
      </w:r>
      <w:r w:rsidR="00EE0EA1">
        <w:t>10 overal</w:t>
      </w:r>
      <w:r w:rsidR="00635A6C">
        <w:t>l. To ge</w:t>
      </w:r>
      <w:r w:rsidR="003F4EAA">
        <w:t xml:space="preserve">t top </w:t>
      </w:r>
      <w:r w:rsidR="00AD1602">
        <w:t xml:space="preserve">10 only </w:t>
      </w:r>
      <w:r w:rsidR="00C62E28">
        <w:t>B</w:t>
      </w:r>
      <w:r w:rsidR="00035ACC">
        <w:t>2B or B</w:t>
      </w:r>
      <w:r w:rsidR="00A36160">
        <w:t xml:space="preserve">2C, </w:t>
      </w:r>
      <w:r w:rsidR="005227A9">
        <w:t xml:space="preserve">we had to </w:t>
      </w:r>
      <w:r w:rsidR="007E7DB5">
        <w:t xml:space="preserve">change </w:t>
      </w:r>
      <w:r w:rsidR="0045554B">
        <w:t>it to top</w:t>
      </w:r>
      <w:r w:rsidR="00120DEC">
        <w:t xml:space="preserve"> 50 </w:t>
      </w:r>
      <w:r w:rsidR="00A44B62">
        <w:t xml:space="preserve">so we </w:t>
      </w:r>
      <w:r w:rsidR="0094682B">
        <w:t>had 10 v</w:t>
      </w:r>
      <w:r w:rsidR="00F570A5">
        <w:t xml:space="preserve">alues </w:t>
      </w:r>
      <w:r w:rsidR="00235F5C">
        <w:t xml:space="preserve">that were </w:t>
      </w:r>
      <w:r w:rsidR="00A436F5">
        <w:t>highes</w:t>
      </w:r>
      <w:r w:rsidR="00501489">
        <w:t>t.</w:t>
      </w:r>
      <w:r w:rsidR="0077601E">
        <w:t>.</w:t>
      </w:r>
    </w:p>
    <w:p w14:paraId="0D758C85" w14:textId="659EF0FF" w:rsidR="00884B62" w:rsidRDefault="00B266BE" w:rsidP="001847D2">
      <w:pPr>
        <w:pStyle w:val="ListParagraph"/>
        <w:numPr>
          <w:ilvl w:val="0"/>
          <w:numId w:val="8"/>
        </w:numPr>
      </w:pPr>
      <w:r w:rsidRPr="00AA193D">
        <w:rPr>
          <w:noProof/>
        </w:rPr>
        <w:drawing>
          <wp:anchor distT="0" distB="0" distL="114300" distR="114300" simplePos="0" relativeHeight="251658244" behindDoc="0" locked="0" layoutInCell="1" allowOverlap="1" wp14:anchorId="6403AD0A" wp14:editId="616892E8">
            <wp:simplePos x="0" y="0"/>
            <wp:positionH relativeFrom="column">
              <wp:posOffset>2696210</wp:posOffset>
            </wp:positionH>
            <wp:positionV relativeFrom="paragraph">
              <wp:posOffset>67310</wp:posOffset>
            </wp:positionV>
            <wp:extent cx="826842" cy="2133785"/>
            <wp:effectExtent l="0" t="0" r="0" b="0"/>
            <wp:wrapNone/>
            <wp:docPr id="1059671309" name="Picture 1059671309">
              <a:extLst xmlns:a="http://schemas.openxmlformats.org/drawingml/2006/main">
                <a:ext uri="{FF2B5EF4-FFF2-40B4-BE49-F238E27FC236}">
                  <a16:creationId xmlns:a16="http://schemas.microsoft.com/office/drawing/2014/main" id="{E6F32AF7-B481-4E99-88F3-F7BE91BE53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13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842" cy="2133785"/>
                    </a:xfrm>
                    <a:prstGeom prst="rect">
                      <a:avLst/>
                    </a:prstGeom>
                  </pic:spPr>
                </pic:pic>
              </a:graphicData>
            </a:graphic>
          </wp:anchor>
        </w:drawing>
      </w:r>
      <w:r w:rsidR="00E11C44">
        <w:t>**</w:t>
      </w:r>
      <w:r w:rsidR="00D616E7">
        <w:t>E</w:t>
      </w:r>
      <w:r w:rsidR="006114CA">
        <w:t>xampl</w:t>
      </w:r>
      <w:r w:rsidR="00D616E7">
        <w:t xml:space="preserve">e of what </w:t>
      </w:r>
      <w:r w:rsidR="00D72980">
        <w:t>it look</w:t>
      </w:r>
      <w:r w:rsidR="00EA1A6E">
        <w:t>s like:</w:t>
      </w:r>
    </w:p>
    <w:p w14:paraId="34C38E66" w14:textId="515037B2" w:rsidR="00877790" w:rsidRDefault="00877790" w:rsidP="00877790"/>
    <w:p w14:paraId="153777AB" w14:textId="113EE428" w:rsidR="001B4499" w:rsidRDefault="001B4499" w:rsidP="00F60F33">
      <w:pPr>
        <w:ind w:left="360"/>
      </w:pPr>
    </w:p>
    <w:p w14:paraId="2D11677D" w14:textId="1825AB32" w:rsidR="003F14BD" w:rsidRDefault="003F14BD" w:rsidP="00F60F33">
      <w:pPr>
        <w:ind w:left="360"/>
      </w:pPr>
    </w:p>
    <w:p w14:paraId="767AE1C5" w14:textId="77777777" w:rsidR="009457F6" w:rsidRPr="009457F6" w:rsidRDefault="00DA49B2" w:rsidP="00DA49B2">
      <w:pPr>
        <w:numPr>
          <w:ilvl w:val="0"/>
          <w:numId w:val="14"/>
        </w:numPr>
      </w:pPr>
      <w:r w:rsidRPr="00DA49B2">
        <w:rPr>
          <w:b/>
          <w:bCs/>
        </w:rPr>
        <w:t>Executive Summary &amp; Reflection</w:t>
      </w:r>
    </w:p>
    <w:p w14:paraId="0FD51E58" w14:textId="77777777" w:rsidR="00633849" w:rsidRDefault="007F6CF9" w:rsidP="00C84553">
      <w:pPr>
        <w:pStyle w:val="ListParagraph"/>
        <w:numPr>
          <w:ilvl w:val="0"/>
          <w:numId w:val="3"/>
        </w:numPr>
      </w:pPr>
      <w:r>
        <w:t>typed up</w:t>
      </w:r>
      <w:r w:rsidR="007E6A04">
        <w:t xml:space="preserve"> exec</w:t>
      </w:r>
      <w:r w:rsidR="005819B5">
        <w:t>utive su</w:t>
      </w:r>
      <w:r w:rsidR="006A7738">
        <w:t>mmary</w:t>
      </w:r>
    </w:p>
    <w:p w14:paraId="43F3541D" w14:textId="25C8ECD2" w:rsidR="00DA49B2" w:rsidRDefault="007E2B6D" w:rsidP="00C84553">
      <w:pPr>
        <w:pStyle w:val="ListParagraph"/>
        <w:numPr>
          <w:ilvl w:val="0"/>
          <w:numId w:val="3"/>
        </w:numPr>
      </w:pPr>
      <w:r>
        <w:t xml:space="preserve">typed </w:t>
      </w:r>
      <w:r w:rsidR="00587157">
        <w:t>up refl</w:t>
      </w:r>
      <w:r w:rsidR="00F8654D">
        <w:t>ection answers</w:t>
      </w:r>
    </w:p>
    <w:p w14:paraId="4CFA138C" w14:textId="3294A3C5" w:rsidR="00AB770C" w:rsidRDefault="00AB770C" w:rsidP="00AB770C"/>
    <w:p w14:paraId="1D6A3B30" w14:textId="7A890FEE" w:rsidR="18324597" w:rsidRDefault="18324597"/>
    <w:p w14:paraId="70F8626F" w14:textId="56276F7E" w:rsidR="18324597" w:rsidRDefault="18324597"/>
    <w:p w14:paraId="7A2831EA" w14:textId="03FDC2C5" w:rsidR="18324597" w:rsidRDefault="18324597"/>
    <w:p w14:paraId="05D3F3DB" w14:textId="549A71AE" w:rsidR="18324597" w:rsidRDefault="18324597"/>
    <w:p w14:paraId="2A334C5A" w14:textId="3D8E1E38" w:rsidR="18324597" w:rsidRDefault="18324597"/>
    <w:p w14:paraId="7ED425C3" w14:textId="1E01FB59" w:rsidR="6FA59D1F" w:rsidRDefault="6FA59D1F" w:rsidP="6FA59D1F">
      <w:pPr>
        <w:jc w:val="center"/>
        <w:rPr>
          <w:rFonts w:ascii="Aptos" w:eastAsia="Aptos" w:hAnsi="Aptos" w:cs="Aptos"/>
          <w:color w:val="000000" w:themeColor="text1"/>
          <w:sz w:val="48"/>
          <w:szCs w:val="48"/>
        </w:rPr>
      </w:pPr>
    </w:p>
    <w:p w14:paraId="50C53164" w14:textId="3E13C390" w:rsidR="7BD2DD71" w:rsidRDefault="7BD2DD71" w:rsidP="7BD2DD71">
      <w:pPr>
        <w:jc w:val="center"/>
        <w:rPr>
          <w:rFonts w:ascii="Aptos" w:eastAsia="Aptos" w:hAnsi="Aptos" w:cs="Aptos"/>
          <w:color w:val="000000" w:themeColor="text1"/>
          <w:sz w:val="48"/>
          <w:szCs w:val="48"/>
        </w:rPr>
      </w:pPr>
    </w:p>
    <w:p w14:paraId="57A204F5" w14:textId="25B9BB08" w:rsidR="7BD2DD71" w:rsidRDefault="7BD2DD71" w:rsidP="7BD2DD71">
      <w:pPr>
        <w:jc w:val="center"/>
        <w:rPr>
          <w:rFonts w:ascii="Aptos" w:eastAsia="Aptos" w:hAnsi="Aptos" w:cs="Aptos"/>
          <w:color w:val="000000" w:themeColor="text1"/>
          <w:sz w:val="48"/>
          <w:szCs w:val="48"/>
        </w:rPr>
      </w:pPr>
    </w:p>
    <w:p w14:paraId="703FDE44" w14:textId="6A692ADF" w:rsidR="7BD2DD71" w:rsidRDefault="7BD2DD71" w:rsidP="7BD2DD71">
      <w:pPr>
        <w:jc w:val="center"/>
        <w:rPr>
          <w:rFonts w:ascii="Aptos" w:eastAsia="Aptos" w:hAnsi="Aptos" w:cs="Aptos"/>
          <w:color w:val="000000" w:themeColor="text1"/>
          <w:sz w:val="48"/>
          <w:szCs w:val="48"/>
        </w:rPr>
      </w:pPr>
    </w:p>
    <w:p w14:paraId="4D38FC0B" w14:textId="74491F46" w:rsidR="7BD2DD71" w:rsidRDefault="7BD2DD71" w:rsidP="7BD2DD71">
      <w:pPr>
        <w:jc w:val="center"/>
        <w:rPr>
          <w:rFonts w:ascii="Aptos" w:eastAsia="Aptos" w:hAnsi="Aptos" w:cs="Aptos"/>
          <w:color w:val="000000" w:themeColor="text1"/>
          <w:sz w:val="48"/>
          <w:szCs w:val="48"/>
        </w:rPr>
      </w:pPr>
    </w:p>
    <w:p w14:paraId="355442DF" w14:textId="04743BD6" w:rsidR="27EABA0D" w:rsidRDefault="27EABA0D" w:rsidP="27EABA0D">
      <w:pPr>
        <w:jc w:val="center"/>
        <w:rPr>
          <w:rFonts w:ascii="Aptos" w:eastAsia="Aptos" w:hAnsi="Aptos" w:cs="Aptos"/>
          <w:color w:val="000000" w:themeColor="text1"/>
          <w:sz w:val="48"/>
          <w:szCs w:val="48"/>
        </w:rPr>
      </w:pPr>
    </w:p>
    <w:p w14:paraId="5EA2296F" w14:textId="2F0AE364" w:rsidR="4C436E0E" w:rsidRDefault="4C436E0E" w:rsidP="4C436E0E">
      <w:pPr>
        <w:jc w:val="center"/>
        <w:rPr>
          <w:rFonts w:ascii="Aptos" w:eastAsia="Aptos" w:hAnsi="Aptos" w:cs="Aptos"/>
          <w:color w:val="000000" w:themeColor="text1"/>
          <w:sz w:val="48"/>
          <w:szCs w:val="48"/>
        </w:rPr>
      </w:pPr>
    </w:p>
    <w:p w14:paraId="4CE80C1A" w14:textId="60C3334A" w:rsidR="4C436E0E" w:rsidRDefault="4C436E0E" w:rsidP="4C436E0E">
      <w:pPr>
        <w:jc w:val="center"/>
        <w:rPr>
          <w:rFonts w:ascii="Aptos" w:eastAsia="Aptos" w:hAnsi="Aptos" w:cs="Aptos"/>
          <w:color w:val="000000" w:themeColor="text1"/>
          <w:sz w:val="48"/>
          <w:szCs w:val="48"/>
        </w:rPr>
      </w:pPr>
    </w:p>
    <w:p w14:paraId="3388E737" w14:textId="1380D045" w:rsidR="4C436E0E" w:rsidRDefault="4C436E0E" w:rsidP="4C436E0E">
      <w:pPr>
        <w:jc w:val="center"/>
        <w:rPr>
          <w:rFonts w:ascii="Aptos" w:eastAsia="Aptos" w:hAnsi="Aptos" w:cs="Aptos"/>
          <w:color w:val="000000" w:themeColor="text1"/>
          <w:sz w:val="48"/>
          <w:szCs w:val="48"/>
        </w:rPr>
      </w:pPr>
    </w:p>
    <w:p w14:paraId="72FB869A" w14:textId="6200D9BA" w:rsidR="4C436E0E" w:rsidRDefault="4C436E0E" w:rsidP="4C436E0E">
      <w:pPr>
        <w:jc w:val="center"/>
        <w:rPr>
          <w:rFonts w:ascii="Aptos" w:eastAsia="Aptos" w:hAnsi="Aptos" w:cs="Aptos"/>
          <w:color w:val="000000" w:themeColor="text1"/>
          <w:sz w:val="48"/>
          <w:szCs w:val="48"/>
        </w:rPr>
      </w:pPr>
    </w:p>
    <w:p w14:paraId="7BF9EAEA" w14:textId="5A805D0C" w:rsidR="18324597" w:rsidRDefault="18324597" w:rsidP="18324597">
      <w:pPr>
        <w:jc w:val="center"/>
        <w:rPr>
          <w:rFonts w:ascii="Aptos" w:eastAsia="Aptos" w:hAnsi="Aptos" w:cs="Aptos"/>
          <w:color w:val="000000" w:themeColor="text1"/>
          <w:sz w:val="48"/>
          <w:szCs w:val="48"/>
        </w:rPr>
      </w:pPr>
      <w:r w:rsidRPr="18324597">
        <w:rPr>
          <w:rFonts w:ascii="Aptos" w:eastAsia="Aptos" w:hAnsi="Aptos" w:cs="Aptos"/>
          <w:color w:val="000000" w:themeColor="text1"/>
          <w:sz w:val="48"/>
          <w:szCs w:val="48"/>
        </w:rPr>
        <w:t>Executive Summary</w:t>
      </w:r>
    </w:p>
    <w:p w14:paraId="3D04A5B6" w14:textId="374DAF50" w:rsidR="18324597" w:rsidRDefault="18324597" w:rsidP="18324597">
      <w:pPr>
        <w:pStyle w:val="ListParagraph"/>
        <w:numPr>
          <w:ilvl w:val="0"/>
          <w:numId w:val="11"/>
        </w:numPr>
        <w:jc w:val="center"/>
        <w:rPr>
          <w:rFonts w:ascii="Aptos" w:eastAsia="Aptos" w:hAnsi="Aptos" w:cs="Aptos"/>
          <w:color w:val="000000" w:themeColor="text1"/>
          <w:sz w:val="32"/>
          <w:szCs w:val="32"/>
        </w:rPr>
      </w:pPr>
    </w:p>
    <w:p w14:paraId="70A9545A" w14:textId="77777777" w:rsidR="009C5C9A" w:rsidRDefault="009C5C9A" w:rsidP="009C5C9A">
      <w:pPr>
        <w:rPr>
          <w:ins w:id="0" w:author="Microsoft Word" w:date="2026-01-17T16:20:00Z" w16du:dateUtc="2026-01-18T00:20:00Z"/>
        </w:rPr>
      </w:pPr>
    </w:p>
    <w:p w14:paraId="629AC007" w14:textId="77777777" w:rsidR="009C5C9A" w:rsidRDefault="009C5C9A" w:rsidP="009C5C9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Task 11: The Analyst's Verdict</w:t>
      </w:r>
      <w:r>
        <w:rPr>
          <w:rFonts w:ascii="Google Sans Text" w:eastAsia="Google Sans Text" w:hAnsi="Google Sans Text" w:cs="Google Sans Text"/>
          <w:color w:val="1F1F1F"/>
        </w:rPr>
        <w:t xml:space="preserve"> In a new sheet called "Executive Summary", write a 3-4 sentence conclusion.</w:t>
      </w:r>
    </w:p>
    <w:p w14:paraId="65C5BAFC" w14:textId="545D298C" w:rsidR="009C5C9A" w:rsidRDefault="009C5C9A" w:rsidP="009C5C9A">
      <w:pPr>
        <w:widowControl w:val="0"/>
        <w:numPr>
          <w:ilvl w:val="0"/>
          <w:numId w:val="17"/>
        </w:numPr>
        <w:pBdr>
          <w:top w:val="nil"/>
          <w:left w:val="nil"/>
          <w:bottom w:val="nil"/>
          <w:right w:val="nil"/>
          <w:between w:val="nil"/>
        </w:pBdr>
        <w:spacing w:after="0" w:line="275" w:lineRule="auto"/>
        <w:rPr>
          <w:rFonts w:ascii="Google Sans Text" w:eastAsia="Google Sans Text" w:hAnsi="Google Sans Text" w:cs="Google Sans Text"/>
          <w:color w:val="1F1F1F"/>
        </w:rPr>
      </w:pPr>
      <w:r>
        <w:rPr>
          <w:rFonts w:ascii="Google Sans Text" w:eastAsia="Google Sans Text" w:hAnsi="Google Sans Text" w:cs="Google Sans Text"/>
          <w:i/>
          <w:iCs/>
          <w:color w:val="1F1F1F"/>
        </w:rPr>
        <w:t>Prompt:</w:t>
      </w:r>
      <w:r>
        <w:rPr>
          <w:rFonts w:ascii="Google Sans Text" w:eastAsia="Google Sans Text" w:hAnsi="Google Sans Text" w:cs="Google Sans Text"/>
          <w:color w:val="1F1F1F"/>
        </w:rPr>
        <w:t xml:space="preserve"> Based on your charts, was the Senior Partner right (is Seattle shifting to Consumer Apps?) </w:t>
      </w:r>
      <w:r w:rsidR="7BD2DD71" w:rsidRPr="7BD2DD71">
        <w:rPr>
          <w:rFonts w:ascii="Google Sans Text" w:eastAsia="Google Sans Text" w:hAnsi="Google Sans Text" w:cs="Google Sans Text"/>
          <w:color w:val="1F1F1F"/>
        </w:rPr>
        <w:t>Or</w:t>
      </w:r>
      <w:r>
        <w:rPr>
          <w:rFonts w:ascii="Google Sans Text" w:eastAsia="Google Sans Text" w:hAnsi="Google Sans Text" w:cs="Google Sans Text"/>
          <w:color w:val="1F1F1F"/>
        </w:rPr>
        <w:t xml:space="preserve"> was Sarah right (is Seattle a B2B fortress)?</w:t>
      </w:r>
    </w:p>
    <w:p w14:paraId="46EFD037" w14:textId="67844D4D" w:rsidR="1386C15C" w:rsidRDefault="1386C15C" w:rsidP="1386C15C">
      <w:pPr>
        <w:widowControl w:val="0"/>
        <w:pBdr>
          <w:top w:val="nil"/>
          <w:left w:val="nil"/>
          <w:bottom w:val="nil"/>
          <w:right w:val="nil"/>
          <w:between w:val="nil"/>
        </w:pBdr>
        <w:spacing w:after="0" w:line="275" w:lineRule="auto"/>
        <w:rPr>
          <w:rFonts w:ascii="Google Sans Text" w:eastAsia="Google Sans Text" w:hAnsi="Google Sans Text" w:cs="Google Sans Text"/>
          <w:color w:val="1F1F1F"/>
        </w:rPr>
      </w:pPr>
    </w:p>
    <w:p w14:paraId="7588FD35" w14:textId="5FD51ABD" w:rsidR="12728D80" w:rsidRDefault="20BE300A" w:rsidP="20BE300A">
      <w:pPr>
        <w:widowControl w:val="0"/>
        <w:pBdr>
          <w:top w:val="nil"/>
          <w:left w:val="nil"/>
          <w:bottom w:val="nil"/>
          <w:right w:val="nil"/>
          <w:between w:val="nil"/>
        </w:pBdr>
        <w:spacing w:after="0" w:line="275" w:lineRule="auto"/>
        <w:rPr>
          <w:rFonts w:ascii="Google Sans Text" w:eastAsia="Google Sans Text" w:hAnsi="Google Sans Text" w:cs="Google Sans Text"/>
          <w:color w:val="1F1F1F"/>
        </w:rPr>
      </w:pPr>
      <w:r w:rsidRPr="20BE300A">
        <w:rPr>
          <w:rFonts w:ascii="Google Sans Text" w:eastAsia="Google Sans Text" w:hAnsi="Google Sans Text" w:cs="Google Sans Text"/>
          <w:color w:val="1F1F1F"/>
        </w:rPr>
        <w:t>Based on our charts, Sarah was right. According to the number of deals B2B has made over B2C, B2B has a much vaster and wider market of businessed. Although B2C has made more money, if we target the right B2B businesses, we will reach not only the quantity of businesses, but also the quality (around of money) of businesses.</w:t>
      </w:r>
    </w:p>
    <w:p w14:paraId="132D8B87" w14:textId="7FC6C1E1" w:rsidR="3B5347EF" w:rsidRDefault="3B5347EF" w:rsidP="3B5347EF">
      <w:pPr>
        <w:widowControl w:val="0"/>
        <w:pBdr>
          <w:top w:val="nil"/>
          <w:left w:val="nil"/>
          <w:bottom w:val="nil"/>
          <w:right w:val="nil"/>
          <w:between w:val="nil"/>
        </w:pBdr>
        <w:spacing w:after="0" w:line="275" w:lineRule="auto"/>
        <w:rPr>
          <w:rFonts w:ascii="Google Sans Text" w:eastAsia="Google Sans Text" w:hAnsi="Google Sans Text" w:cs="Google Sans Text"/>
          <w:color w:val="1F1F1F"/>
        </w:rPr>
      </w:pPr>
    </w:p>
    <w:p w14:paraId="67BEAE01" w14:textId="31B112B8" w:rsidR="3B5347EF" w:rsidRDefault="3B5347EF" w:rsidP="3B5347EF">
      <w:pPr>
        <w:widowControl w:val="0"/>
        <w:pBdr>
          <w:top w:val="nil"/>
          <w:left w:val="nil"/>
          <w:bottom w:val="nil"/>
          <w:right w:val="nil"/>
          <w:between w:val="nil"/>
        </w:pBdr>
        <w:spacing w:after="0" w:line="275" w:lineRule="auto"/>
        <w:rPr>
          <w:rFonts w:ascii="Google Sans Text" w:eastAsia="Google Sans Text" w:hAnsi="Google Sans Text" w:cs="Google Sans Text"/>
          <w:color w:val="1F1F1F"/>
        </w:rPr>
      </w:pPr>
    </w:p>
    <w:p w14:paraId="6DA34BB5" w14:textId="77777777" w:rsidR="009C5C9A" w:rsidRPr="009C5C9A" w:rsidRDefault="20BE300A" w:rsidP="20BE300A">
      <w:pPr>
        <w:widowControl w:val="0"/>
        <w:numPr>
          <w:ilvl w:val="0"/>
          <w:numId w:val="17"/>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20BE300A">
        <w:rPr>
          <w:rFonts w:ascii="Google Sans Text" w:eastAsia="Google Sans Text" w:hAnsi="Google Sans Text" w:cs="Google Sans Text"/>
          <w:i/>
          <w:iCs/>
          <w:color w:val="1F1F1F"/>
        </w:rPr>
        <w:t>Recommendation:</w:t>
      </w:r>
      <w:r w:rsidRPr="20BE300A">
        <w:rPr>
          <w:rFonts w:ascii="Google Sans Text" w:eastAsia="Google Sans Text" w:hAnsi="Google Sans Text" w:cs="Google Sans Text"/>
          <w:color w:val="1F1F1F"/>
        </w:rPr>
        <w:t xml:space="preserve"> Should Cascadia Ventures invest in the next "TikTok for Cats" or the next "Cloud Database for Banks"?</w:t>
      </w:r>
    </w:p>
    <w:p w14:paraId="37AA3565" w14:textId="0F54BBC5" w:rsidR="20BE300A" w:rsidRDefault="20BE300A" w:rsidP="20BE300A">
      <w:pPr>
        <w:widowControl w:val="0"/>
        <w:pBdr>
          <w:top w:val="nil"/>
          <w:left w:val="nil"/>
          <w:bottom w:val="nil"/>
          <w:right w:val="nil"/>
          <w:between w:val="nil"/>
        </w:pBdr>
        <w:spacing w:after="120" w:line="275" w:lineRule="auto"/>
        <w:rPr>
          <w:rFonts w:ascii="Google Sans Text" w:eastAsia="Google Sans Text" w:hAnsi="Google Sans Text" w:cs="Google Sans Text"/>
          <w:color w:val="1F1F1F"/>
        </w:rPr>
      </w:pPr>
      <w:r w:rsidRPr="20BE300A">
        <w:rPr>
          <w:rFonts w:ascii="Google Sans Text" w:eastAsia="Google Sans Text" w:hAnsi="Google Sans Text" w:cs="Google Sans Text"/>
          <w:color w:val="1F1F1F"/>
        </w:rPr>
        <w:t xml:space="preserve"> Cascadia Ventures should invest in the next “Cloud Database for Banks” as it is a B2B company. Due to our data and research, we have come up with the conclusion that B2B is way more profitable than B2C businesses, so “Cloud Database for Banks” would be better than “TikTok for Cats”</w:t>
      </w:r>
    </w:p>
    <w:p w14:paraId="5E962A37" w14:textId="77777777" w:rsidR="009C5C9A" w:rsidRPr="009C5C9A" w:rsidRDefault="009C5C9A" w:rsidP="009C5C9A">
      <w:pPr>
        <w:widowControl w:val="0"/>
        <w:pBdr>
          <w:top w:val="nil"/>
          <w:left w:val="nil"/>
          <w:bottom w:val="nil"/>
          <w:right w:val="nil"/>
          <w:between w:val="nil"/>
        </w:pBdr>
        <w:spacing w:after="120" w:line="275" w:lineRule="auto"/>
        <w:ind w:left="105"/>
      </w:pPr>
    </w:p>
    <w:p w14:paraId="041847E7" w14:textId="77777777" w:rsidR="009C5C9A" w:rsidRDefault="009C5C9A" w:rsidP="009C5C9A">
      <w:pPr>
        <w:widowControl w:val="0"/>
        <w:pBdr>
          <w:top w:val="nil"/>
          <w:left w:val="nil"/>
          <w:bottom w:val="nil"/>
          <w:right w:val="nil"/>
          <w:between w:val="nil"/>
        </w:pBdr>
        <w:spacing w:after="120" w:line="275" w:lineRule="auto"/>
      </w:pPr>
    </w:p>
    <w:p w14:paraId="1F095224" w14:textId="77777777" w:rsidR="009C5C9A" w:rsidRDefault="009C5C9A" w:rsidP="009C5C9A">
      <w:pPr>
        <w:widowControl w:val="0"/>
        <w:pBdr>
          <w:top w:val="nil"/>
          <w:left w:val="nil"/>
          <w:bottom w:val="nil"/>
          <w:right w:val="nil"/>
          <w:between w:val="nil"/>
        </w:pBdr>
        <w:spacing w:after="120" w:line="275" w:lineRule="auto"/>
      </w:pPr>
    </w:p>
    <w:p w14:paraId="2CC4ACE4" w14:textId="77777777" w:rsidR="00ED09BF" w:rsidRDefault="00ED09BF" w:rsidP="009C5C9A">
      <w:pPr>
        <w:widowControl w:val="0"/>
        <w:pBdr>
          <w:top w:val="nil"/>
          <w:left w:val="nil"/>
          <w:bottom w:val="nil"/>
          <w:right w:val="nil"/>
          <w:between w:val="nil"/>
        </w:pBdr>
        <w:spacing w:after="120" w:line="275" w:lineRule="auto"/>
      </w:pPr>
    </w:p>
    <w:p w14:paraId="1E492AB3" w14:textId="77777777" w:rsidR="00ED09BF" w:rsidRDefault="00ED09BF" w:rsidP="009C5C9A">
      <w:pPr>
        <w:widowControl w:val="0"/>
        <w:pBdr>
          <w:top w:val="nil"/>
          <w:left w:val="nil"/>
          <w:bottom w:val="nil"/>
          <w:right w:val="nil"/>
          <w:between w:val="nil"/>
        </w:pBdr>
        <w:spacing w:after="120" w:line="275" w:lineRule="auto"/>
      </w:pPr>
    </w:p>
    <w:p w14:paraId="3DBCA88E" w14:textId="77777777" w:rsidR="00ED09BF" w:rsidRDefault="00ED09BF" w:rsidP="009C5C9A">
      <w:pPr>
        <w:widowControl w:val="0"/>
        <w:pBdr>
          <w:top w:val="nil"/>
          <w:left w:val="nil"/>
          <w:bottom w:val="nil"/>
          <w:right w:val="nil"/>
          <w:between w:val="nil"/>
        </w:pBdr>
        <w:spacing w:after="120" w:line="275" w:lineRule="auto"/>
      </w:pPr>
    </w:p>
    <w:p w14:paraId="30C95120" w14:textId="77777777" w:rsidR="00ED09BF" w:rsidRDefault="00ED09BF" w:rsidP="009C5C9A">
      <w:pPr>
        <w:widowControl w:val="0"/>
        <w:pBdr>
          <w:top w:val="nil"/>
          <w:left w:val="nil"/>
          <w:bottom w:val="nil"/>
          <w:right w:val="nil"/>
          <w:between w:val="nil"/>
        </w:pBdr>
        <w:spacing w:after="120" w:line="275" w:lineRule="auto"/>
      </w:pPr>
    </w:p>
    <w:p w14:paraId="0F1D27E1" w14:textId="421150AB" w:rsidR="00AB770C" w:rsidRDefault="00AB770C">
      <w:r>
        <w:br w:type="page"/>
      </w:r>
    </w:p>
    <w:p w14:paraId="2C9C49C1" w14:textId="77777777" w:rsidR="009C5C9A" w:rsidRDefault="009C5C9A" w:rsidP="009C5C9A">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Task 12: Reflection</w:t>
      </w:r>
      <w:r>
        <w:rPr>
          <w:rFonts w:ascii="Google Sans Text" w:eastAsia="Google Sans Text" w:hAnsi="Google Sans Text" w:cs="Google Sans Text"/>
          <w:color w:val="1F1F1F"/>
        </w:rPr>
        <w:t xml:space="preserve"> In the same sheet, answer these four questions:</w:t>
      </w:r>
    </w:p>
    <w:p w14:paraId="02C63347" w14:textId="77777777" w:rsidR="009C5C9A" w:rsidRPr="00ED09BF" w:rsidRDefault="009C5C9A" w:rsidP="009C5C9A">
      <w:pPr>
        <w:widowControl w:val="0"/>
        <w:numPr>
          <w:ilvl w:val="0"/>
          <w:numId w:val="16"/>
        </w:numPr>
        <w:pBdr>
          <w:top w:val="nil"/>
          <w:left w:val="nil"/>
          <w:bottom w:val="nil"/>
          <w:right w:val="nil"/>
          <w:between w:val="nil"/>
        </w:pBdr>
        <w:spacing w:after="0" w:line="275" w:lineRule="auto"/>
      </w:pPr>
      <w:r>
        <w:rPr>
          <w:rFonts w:ascii="Google Sans Text" w:eastAsia="Google Sans Text" w:hAnsi="Google Sans Text" w:cs="Google Sans Text"/>
          <w:color w:val="1F1F1F"/>
        </w:rPr>
        <w:t>Which Excel function was the most useful for cleaning this messy data?</w:t>
      </w:r>
    </w:p>
    <w:p w14:paraId="3B51DA8B" w14:textId="55902ED8" w:rsidR="00ED09BF" w:rsidRDefault="008D03BB" w:rsidP="00ED09BF">
      <w:pPr>
        <w:widowControl w:val="0"/>
        <w:pBdr>
          <w:top w:val="nil"/>
          <w:left w:val="nil"/>
          <w:bottom w:val="nil"/>
          <w:right w:val="nil"/>
          <w:between w:val="nil"/>
        </w:pBdr>
        <w:spacing w:after="0" w:line="275" w:lineRule="auto"/>
      </w:pPr>
      <w:r>
        <w:t xml:space="preserve">The VLOOKUP Excel function was the most useful because it helped use </w:t>
      </w:r>
      <w:r w:rsidR="00693253">
        <w:t xml:space="preserve">organize </w:t>
      </w:r>
      <w:r w:rsidR="00BB1059">
        <w:t>the data by labelling it “B2B” or “B2C” or “Other”</w:t>
      </w:r>
    </w:p>
    <w:p w14:paraId="08A9ED2F" w14:textId="77777777" w:rsidR="009C5C9A" w:rsidRDefault="20BE300A" w:rsidP="20BE300A">
      <w:pPr>
        <w:widowControl w:val="0"/>
        <w:numPr>
          <w:ilvl w:val="0"/>
          <w:numId w:val="16"/>
        </w:numPr>
        <w:pBdr>
          <w:top w:val="nil"/>
          <w:left w:val="nil"/>
          <w:bottom w:val="nil"/>
          <w:right w:val="nil"/>
          <w:between w:val="nil"/>
        </w:pBdr>
        <w:spacing w:after="0" w:line="275" w:lineRule="auto"/>
        <w:rPr>
          <w:rFonts w:ascii="Google Sans Text" w:eastAsia="Google Sans Text" w:hAnsi="Google Sans Text" w:cs="Google Sans Text"/>
          <w:color w:val="1F1F1F"/>
        </w:rPr>
      </w:pPr>
      <w:r w:rsidRPr="20BE300A">
        <w:rPr>
          <w:rFonts w:ascii="Google Sans Text" w:eastAsia="Google Sans Text" w:hAnsi="Google Sans Text" w:cs="Google Sans Text"/>
          <w:color w:val="1F1F1F"/>
        </w:rPr>
        <w:t>Did the result surprise you, or did it match your expectations of Seattle Tech?</w:t>
      </w:r>
    </w:p>
    <w:p w14:paraId="120A0BDF" w14:textId="2C100812" w:rsidR="20BE300A" w:rsidRPr="001F5F4A" w:rsidRDefault="20BE300A" w:rsidP="20BE300A">
      <w:pPr>
        <w:widowControl w:val="0"/>
        <w:pBdr>
          <w:top w:val="nil"/>
          <w:left w:val="nil"/>
          <w:bottom w:val="nil"/>
          <w:right w:val="nil"/>
          <w:between w:val="nil"/>
        </w:pBdr>
        <w:spacing w:after="0" w:line="275" w:lineRule="auto"/>
        <w:ind w:left="480"/>
        <w:rPr>
          <w:rFonts w:ascii="Google Sans Text" w:eastAsia="Google Sans Text" w:hAnsi="Google Sans Text" w:cs="Google Sans Text"/>
          <w:color w:val="1F1F1F"/>
        </w:rPr>
      </w:pPr>
      <w:r w:rsidRPr="001F5F4A">
        <w:rPr>
          <w:rFonts w:ascii="Google Sans Text" w:eastAsia="Google Sans Text" w:hAnsi="Google Sans Text" w:cs="Google Sans Text"/>
          <w:color w:val="1F1F1F"/>
        </w:rPr>
        <w:t>The result was not surprising as Seattle has always been a big tech hub for companies such as Microsoft, Google and Apple. I mean, Bill Gates grew up here.</w:t>
      </w:r>
    </w:p>
    <w:p w14:paraId="79FCD500" w14:textId="6CB8592C" w:rsidR="009C5C9A" w:rsidRDefault="20BE300A" w:rsidP="20BE300A">
      <w:pPr>
        <w:widowControl w:val="0"/>
        <w:numPr>
          <w:ilvl w:val="0"/>
          <w:numId w:val="16"/>
        </w:numPr>
        <w:pBdr>
          <w:top w:val="nil"/>
          <w:left w:val="nil"/>
          <w:bottom w:val="nil"/>
          <w:right w:val="nil"/>
          <w:between w:val="nil"/>
        </w:pBdr>
        <w:spacing w:after="0" w:line="275" w:lineRule="auto"/>
        <w:rPr>
          <w:rFonts w:ascii="Google Sans Text" w:eastAsia="Google Sans Text" w:hAnsi="Google Sans Text" w:cs="Google Sans Text"/>
          <w:color w:val="1F1F1F"/>
        </w:rPr>
      </w:pPr>
      <w:r w:rsidRPr="20BE300A">
        <w:rPr>
          <w:rFonts w:ascii="Google Sans Text" w:eastAsia="Google Sans Text" w:hAnsi="Google Sans Text" w:cs="Google Sans Text"/>
          <w:color w:val="1F1F1F"/>
        </w:rPr>
        <w:t>What was the most frustrating part of "Feature Engineering" (tagging B2B/B2C)?</w:t>
      </w:r>
    </w:p>
    <w:p w14:paraId="3C0A4774" w14:textId="1EEFABF6" w:rsidR="20BE300A" w:rsidRDefault="20BE300A" w:rsidP="20BE300A">
      <w:pPr>
        <w:widowControl w:val="0"/>
        <w:pBdr>
          <w:top w:val="nil"/>
          <w:left w:val="nil"/>
          <w:bottom w:val="nil"/>
          <w:right w:val="nil"/>
          <w:between w:val="nil"/>
        </w:pBdr>
        <w:spacing w:after="0" w:line="275" w:lineRule="auto"/>
        <w:ind w:left="480"/>
        <w:rPr>
          <w:rFonts w:ascii="Google Sans Text" w:eastAsia="Google Sans Text" w:hAnsi="Google Sans Text" w:cs="Google Sans Text"/>
          <w:color w:val="1F1F1F"/>
        </w:rPr>
      </w:pPr>
      <w:r w:rsidRPr="20BE300A">
        <w:rPr>
          <w:rFonts w:ascii="Google Sans Text" w:eastAsia="Google Sans Text" w:hAnsi="Google Sans Text" w:cs="Google Sans Text"/>
          <w:color w:val="1F1F1F"/>
        </w:rPr>
        <w:t>The most frustrating part of “Feature Engineering” was to fix any bugs and adjust the formulas we were applying to our worksheet.</w:t>
      </w:r>
    </w:p>
    <w:p w14:paraId="73846948" w14:textId="77777777" w:rsidR="009C5C9A" w:rsidRDefault="20BE300A" w:rsidP="20BE300A">
      <w:pPr>
        <w:widowControl w:val="0"/>
        <w:numPr>
          <w:ilvl w:val="0"/>
          <w:numId w:val="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20BE300A">
        <w:rPr>
          <w:rFonts w:ascii="Google Sans Text" w:eastAsia="Google Sans Text" w:hAnsi="Google Sans Text" w:cs="Google Sans Text"/>
          <w:color w:val="1F1F1F"/>
        </w:rPr>
        <w:t xml:space="preserve">If you had access to </w:t>
      </w:r>
      <w:r w:rsidRPr="20BE300A">
        <w:rPr>
          <w:rFonts w:ascii="Google Sans Text" w:eastAsia="Google Sans Text" w:hAnsi="Google Sans Text" w:cs="Google Sans Text"/>
          <w:i/>
          <w:iCs/>
          <w:color w:val="1F1F1F"/>
        </w:rPr>
        <w:t>any</w:t>
      </w:r>
      <w:r w:rsidRPr="20BE300A">
        <w:rPr>
          <w:rFonts w:ascii="Google Sans Text" w:eastAsia="Google Sans Text" w:hAnsi="Google Sans Text" w:cs="Google Sans Text"/>
          <w:color w:val="1F1F1F"/>
        </w:rPr>
        <w:t xml:space="preserve"> data in the world, what one extra column would you have wanted?</w:t>
      </w:r>
    </w:p>
    <w:p w14:paraId="38D65DDE" w14:textId="5B3F7806" w:rsidR="009C5C9A" w:rsidRPr="00A41F93" w:rsidRDefault="20BE300A" w:rsidP="00A41F93">
      <w:pPr>
        <w:widowControl w:val="0"/>
        <w:pBdr>
          <w:top w:val="nil"/>
          <w:left w:val="nil"/>
          <w:bottom w:val="nil"/>
          <w:right w:val="nil"/>
          <w:between w:val="nil"/>
        </w:pBdr>
        <w:spacing w:after="120" w:line="275" w:lineRule="auto"/>
        <w:ind w:left="480"/>
        <w:rPr>
          <w:rFonts w:ascii="Google Sans Text" w:eastAsia="Google Sans Text" w:hAnsi="Google Sans Text" w:cs="Google Sans Text"/>
          <w:color w:val="1F1F1F"/>
        </w:rPr>
      </w:pPr>
      <w:r w:rsidRPr="20BE300A">
        <w:rPr>
          <w:rFonts w:ascii="Google Sans Text" w:eastAsia="Google Sans Text" w:hAnsi="Google Sans Text" w:cs="Google Sans Text"/>
          <w:color w:val="1F1F1F"/>
        </w:rPr>
        <w:t>If we had access to any data in the world, we would have added a</w:t>
      </w:r>
      <w:r w:rsidR="00D97265">
        <w:rPr>
          <w:rFonts w:ascii="Google Sans Text" w:eastAsia="Google Sans Text" w:hAnsi="Google Sans Text" w:cs="Google Sans Text"/>
          <w:color w:val="1F1F1F"/>
        </w:rPr>
        <w:t xml:space="preserve"> col</w:t>
      </w:r>
      <w:r w:rsidR="00166426">
        <w:rPr>
          <w:rFonts w:ascii="Google Sans Text" w:eastAsia="Google Sans Text" w:hAnsi="Google Sans Text" w:cs="Google Sans Text"/>
          <w:color w:val="1F1F1F"/>
        </w:rPr>
        <w:t xml:space="preserve">umn that </w:t>
      </w:r>
      <w:r w:rsidR="00061212">
        <w:rPr>
          <w:rFonts w:ascii="Google Sans Text" w:eastAsia="Google Sans Text" w:hAnsi="Google Sans Text" w:cs="Google Sans Text"/>
          <w:color w:val="1F1F1F"/>
        </w:rPr>
        <w:t>c</w:t>
      </w:r>
      <w:r w:rsidR="00B62899">
        <w:rPr>
          <w:rFonts w:ascii="Google Sans Text" w:eastAsia="Google Sans Text" w:hAnsi="Google Sans Text" w:cs="Google Sans Text"/>
          <w:color w:val="1F1F1F"/>
        </w:rPr>
        <w:t>aptures w</w:t>
      </w:r>
      <w:r w:rsidR="002D68B8">
        <w:rPr>
          <w:rFonts w:ascii="Google Sans Text" w:eastAsia="Google Sans Text" w:hAnsi="Google Sans Text" w:cs="Google Sans Text"/>
          <w:color w:val="1F1F1F"/>
        </w:rPr>
        <w:t>ho the pri</w:t>
      </w:r>
      <w:r w:rsidR="00DE3FAD">
        <w:rPr>
          <w:rFonts w:ascii="Google Sans Text" w:eastAsia="Google Sans Text" w:hAnsi="Google Sans Text" w:cs="Google Sans Text"/>
          <w:color w:val="1F1F1F"/>
        </w:rPr>
        <w:t>mary u</w:t>
      </w:r>
      <w:r w:rsidR="00930ADB">
        <w:rPr>
          <w:rFonts w:ascii="Google Sans Text" w:eastAsia="Google Sans Text" w:hAnsi="Google Sans Text" w:cs="Google Sans Text"/>
          <w:color w:val="1F1F1F"/>
        </w:rPr>
        <w:t xml:space="preserve">sers of </w:t>
      </w:r>
      <w:r w:rsidR="00135014">
        <w:rPr>
          <w:rFonts w:ascii="Google Sans Text" w:eastAsia="Google Sans Text" w:hAnsi="Google Sans Text" w:cs="Google Sans Text"/>
          <w:color w:val="1F1F1F"/>
        </w:rPr>
        <w:t>the co</w:t>
      </w:r>
      <w:r w:rsidR="004705E9">
        <w:rPr>
          <w:rFonts w:ascii="Google Sans Text" w:eastAsia="Google Sans Text" w:hAnsi="Google Sans Text" w:cs="Google Sans Text"/>
          <w:color w:val="1F1F1F"/>
        </w:rPr>
        <w:t>mpany’s</w:t>
      </w:r>
      <w:r w:rsidR="00A350CD">
        <w:rPr>
          <w:rFonts w:ascii="Google Sans Text" w:eastAsia="Google Sans Text" w:hAnsi="Google Sans Text" w:cs="Google Sans Text"/>
          <w:color w:val="1F1F1F"/>
        </w:rPr>
        <w:t xml:space="preserve"> product</w:t>
      </w:r>
      <w:r w:rsidR="009865B9">
        <w:rPr>
          <w:rFonts w:ascii="Google Sans Text" w:eastAsia="Google Sans Text" w:hAnsi="Google Sans Text" w:cs="Google Sans Text"/>
          <w:color w:val="1F1F1F"/>
        </w:rPr>
        <w:t>/service we</w:t>
      </w:r>
      <w:r w:rsidR="00121304">
        <w:rPr>
          <w:rFonts w:ascii="Google Sans Text" w:eastAsia="Google Sans Text" w:hAnsi="Google Sans Text" w:cs="Google Sans Text"/>
          <w:color w:val="1F1F1F"/>
        </w:rPr>
        <w:t xml:space="preserve">re. </w:t>
      </w:r>
      <w:r w:rsidR="00E54577">
        <w:rPr>
          <w:rFonts w:ascii="Google Sans Text" w:eastAsia="Google Sans Text" w:hAnsi="Google Sans Text" w:cs="Google Sans Text"/>
          <w:color w:val="1F1F1F"/>
        </w:rPr>
        <w:t>Thi</w:t>
      </w:r>
      <w:r w:rsidR="009F3365">
        <w:rPr>
          <w:rFonts w:ascii="Google Sans Text" w:eastAsia="Google Sans Text" w:hAnsi="Google Sans Text" w:cs="Google Sans Text"/>
          <w:color w:val="1F1F1F"/>
        </w:rPr>
        <w:t>s would help u</w:t>
      </w:r>
      <w:r w:rsidR="00B633D7">
        <w:rPr>
          <w:rFonts w:ascii="Google Sans Text" w:eastAsia="Google Sans Text" w:hAnsi="Google Sans Text" w:cs="Google Sans Text"/>
          <w:color w:val="1F1F1F"/>
        </w:rPr>
        <w:t>s further</w:t>
      </w:r>
      <w:r w:rsidR="00B7752D">
        <w:rPr>
          <w:rFonts w:ascii="Google Sans Text" w:eastAsia="Google Sans Text" w:hAnsi="Google Sans Text" w:cs="Google Sans Text"/>
          <w:color w:val="1F1F1F"/>
        </w:rPr>
        <w:t xml:space="preserve"> segregate </w:t>
      </w:r>
      <w:r w:rsidR="007B75CA">
        <w:rPr>
          <w:rFonts w:ascii="Google Sans Text" w:eastAsia="Google Sans Text" w:hAnsi="Google Sans Text" w:cs="Google Sans Text"/>
          <w:color w:val="1F1F1F"/>
        </w:rPr>
        <w:t xml:space="preserve">the </w:t>
      </w:r>
      <w:r w:rsidR="00B368E8">
        <w:rPr>
          <w:rFonts w:ascii="Google Sans Text" w:eastAsia="Google Sans Text" w:hAnsi="Google Sans Text" w:cs="Google Sans Text"/>
          <w:color w:val="1F1F1F"/>
        </w:rPr>
        <w:t>B2B</w:t>
      </w:r>
      <w:r w:rsidR="000A76A4">
        <w:rPr>
          <w:rFonts w:ascii="Google Sans Text" w:eastAsia="Google Sans Text" w:hAnsi="Google Sans Text" w:cs="Google Sans Text"/>
          <w:color w:val="1F1F1F"/>
        </w:rPr>
        <w:t xml:space="preserve"> star</w:t>
      </w:r>
      <w:r w:rsidR="0099000D">
        <w:rPr>
          <w:rFonts w:ascii="Google Sans Text" w:eastAsia="Google Sans Text" w:hAnsi="Google Sans Text" w:cs="Google Sans Text"/>
          <w:color w:val="1F1F1F"/>
        </w:rPr>
        <w:t>tups to se</w:t>
      </w:r>
      <w:r w:rsidR="004B0D73">
        <w:rPr>
          <w:rFonts w:ascii="Google Sans Text" w:eastAsia="Google Sans Text" w:hAnsi="Google Sans Text" w:cs="Google Sans Text"/>
          <w:color w:val="1F1F1F"/>
        </w:rPr>
        <w:t>e if they’re large fir</w:t>
      </w:r>
      <w:r w:rsidR="00C14DD2">
        <w:rPr>
          <w:rFonts w:ascii="Google Sans Text" w:eastAsia="Google Sans Text" w:hAnsi="Google Sans Text" w:cs="Google Sans Text"/>
          <w:color w:val="1F1F1F"/>
        </w:rPr>
        <w:t>ms or mid-s</w:t>
      </w:r>
      <w:r w:rsidR="00AF75F0">
        <w:rPr>
          <w:rFonts w:ascii="Google Sans Text" w:eastAsia="Google Sans Text" w:hAnsi="Google Sans Text" w:cs="Google Sans Text"/>
          <w:color w:val="1F1F1F"/>
        </w:rPr>
        <w:t>ize companies</w:t>
      </w:r>
      <w:r w:rsidR="006F2892">
        <w:rPr>
          <w:rFonts w:ascii="Google Sans Text" w:eastAsia="Google Sans Text" w:hAnsi="Google Sans Text" w:cs="Google Sans Text"/>
          <w:color w:val="1F1F1F"/>
        </w:rPr>
        <w:t>.</w:t>
      </w:r>
      <w:r w:rsidR="005E6CB3">
        <w:rPr>
          <w:rFonts w:ascii="Google Sans Text" w:eastAsia="Google Sans Text" w:hAnsi="Google Sans Text" w:cs="Google Sans Text"/>
          <w:color w:val="1F1F1F"/>
        </w:rPr>
        <w:t xml:space="preserve"> </w:t>
      </w:r>
      <w:r w:rsidR="003263D8">
        <w:rPr>
          <w:rFonts w:ascii="Google Sans Text" w:eastAsia="Google Sans Text" w:hAnsi="Google Sans Text" w:cs="Google Sans Text"/>
          <w:color w:val="1F1F1F"/>
        </w:rPr>
        <w:t>It w</w:t>
      </w:r>
      <w:r w:rsidR="00021A3B">
        <w:rPr>
          <w:rFonts w:ascii="Google Sans Text" w:eastAsia="Google Sans Text" w:hAnsi="Google Sans Text" w:cs="Google Sans Text"/>
          <w:color w:val="1F1F1F"/>
        </w:rPr>
        <w:t xml:space="preserve">ould also </w:t>
      </w:r>
      <w:r w:rsidR="00DF2329">
        <w:rPr>
          <w:rFonts w:ascii="Google Sans Text" w:eastAsia="Google Sans Text" w:hAnsi="Google Sans Text" w:cs="Google Sans Text"/>
          <w:color w:val="1F1F1F"/>
        </w:rPr>
        <w:t>help</w:t>
      </w:r>
      <w:r w:rsidR="00F70DB6">
        <w:rPr>
          <w:rFonts w:ascii="Google Sans Text" w:eastAsia="Google Sans Text" w:hAnsi="Google Sans Text" w:cs="Google Sans Text"/>
          <w:color w:val="1F1F1F"/>
        </w:rPr>
        <w:t xml:space="preserve"> crea</w:t>
      </w:r>
      <w:r w:rsidR="00D740BF">
        <w:rPr>
          <w:rFonts w:ascii="Google Sans Text" w:eastAsia="Google Sans Text" w:hAnsi="Google Sans Text" w:cs="Google Sans Text"/>
          <w:color w:val="1F1F1F"/>
        </w:rPr>
        <w:t>te a corr</w:t>
      </w:r>
      <w:r w:rsidR="007778A4">
        <w:rPr>
          <w:rFonts w:ascii="Google Sans Text" w:eastAsia="Google Sans Text" w:hAnsi="Google Sans Text" w:cs="Google Sans Text"/>
          <w:color w:val="1F1F1F"/>
        </w:rPr>
        <w:t>elation</w:t>
      </w:r>
      <w:r w:rsidR="00027D6A">
        <w:rPr>
          <w:rFonts w:ascii="Google Sans Text" w:eastAsia="Google Sans Text" w:hAnsi="Google Sans Text" w:cs="Google Sans Text"/>
          <w:color w:val="1F1F1F"/>
        </w:rPr>
        <w:t xml:space="preserve"> between marke</w:t>
      </w:r>
      <w:r w:rsidR="00BE21B1">
        <w:rPr>
          <w:rFonts w:ascii="Google Sans Text" w:eastAsia="Google Sans Text" w:hAnsi="Google Sans Text" w:cs="Google Sans Text"/>
          <w:color w:val="1F1F1F"/>
        </w:rPr>
        <w:t>t size and</w:t>
      </w:r>
      <w:r w:rsidR="00A415E5">
        <w:rPr>
          <w:rFonts w:ascii="Google Sans Text" w:eastAsia="Google Sans Text" w:hAnsi="Google Sans Text" w:cs="Google Sans Text"/>
          <w:color w:val="1F1F1F"/>
        </w:rPr>
        <w:t xml:space="preserve"> </w:t>
      </w:r>
      <w:r w:rsidR="00250963">
        <w:rPr>
          <w:rFonts w:ascii="Google Sans Text" w:eastAsia="Google Sans Text" w:hAnsi="Google Sans Text" w:cs="Google Sans Text"/>
          <w:color w:val="1F1F1F"/>
        </w:rPr>
        <w:t>funding rece</w:t>
      </w:r>
      <w:r w:rsidR="0075207C">
        <w:rPr>
          <w:rFonts w:ascii="Google Sans Text" w:eastAsia="Google Sans Text" w:hAnsi="Google Sans Text" w:cs="Google Sans Text"/>
          <w:color w:val="1F1F1F"/>
        </w:rPr>
        <w:t xml:space="preserve">ived. </w:t>
      </w:r>
    </w:p>
    <w:sectPr w:rsidR="009C5C9A" w:rsidRPr="00A41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Google Sans Text">
    <w:altName w:val="Calibri"/>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AE1"/>
    <w:multiLevelType w:val="multilevel"/>
    <w:tmpl w:val="094CFFEC"/>
    <w:lvl w:ilvl="0">
      <w:start w:val="6"/>
      <w:numFmt w:val="decimal"/>
      <w:lvlText w:val="%1."/>
      <w:lvlJc w:val="left"/>
      <w:pPr>
        <w:tabs>
          <w:tab w:val="num" w:pos="615"/>
        </w:tabs>
        <w:ind w:left="615" w:hanging="360"/>
      </w:pPr>
    </w:lvl>
    <w:lvl w:ilvl="1">
      <w:start w:val="1"/>
      <w:numFmt w:val="bullet"/>
      <w:lvlText w:val=""/>
      <w:lvlJc w:val="left"/>
      <w:pPr>
        <w:tabs>
          <w:tab w:val="num" w:pos="1335"/>
        </w:tabs>
        <w:ind w:left="1335" w:hanging="360"/>
      </w:pPr>
      <w:rPr>
        <w:rFonts w:ascii="Symbol" w:hAnsi="Symbol" w:hint="default"/>
        <w:sz w:val="20"/>
      </w:rPr>
    </w:lvl>
    <w:lvl w:ilvl="2">
      <w:start w:val="1"/>
      <w:numFmt w:val="bullet"/>
      <w:lvlText w:val=""/>
      <w:lvlJc w:val="left"/>
      <w:pPr>
        <w:tabs>
          <w:tab w:val="num" w:pos="2055"/>
        </w:tabs>
        <w:ind w:left="2055" w:hanging="360"/>
      </w:pPr>
      <w:rPr>
        <w:rFonts w:ascii="Symbol" w:hAnsi="Symbol" w:hint="default"/>
        <w:sz w:val="20"/>
      </w:rPr>
    </w:lvl>
    <w:lvl w:ilvl="3" w:tentative="1">
      <w:start w:val="1"/>
      <w:numFmt w:val="decimal"/>
      <w:lvlText w:val="%4."/>
      <w:lvlJc w:val="left"/>
      <w:pPr>
        <w:tabs>
          <w:tab w:val="num" w:pos="2775"/>
        </w:tabs>
        <w:ind w:left="2775" w:hanging="360"/>
      </w:pPr>
    </w:lvl>
    <w:lvl w:ilvl="4" w:tentative="1">
      <w:start w:val="1"/>
      <w:numFmt w:val="decimal"/>
      <w:lvlText w:val="%5."/>
      <w:lvlJc w:val="left"/>
      <w:pPr>
        <w:tabs>
          <w:tab w:val="num" w:pos="3495"/>
        </w:tabs>
        <w:ind w:left="3495" w:hanging="360"/>
      </w:pPr>
    </w:lvl>
    <w:lvl w:ilvl="5" w:tentative="1">
      <w:start w:val="1"/>
      <w:numFmt w:val="decimal"/>
      <w:lvlText w:val="%6."/>
      <w:lvlJc w:val="left"/>
      <w:pPr>
        <w:tabs>
          <w:tab w:val="num" w:pos="4215"/>
        </w:tabs>
        <w:ind w:left="4215" w:hanging="360"/>
      </w:pPr>
    </w:lvl>
    <w:lvl w:ilvl="6" w:tentative="1">
      <w:start w:val="1"/>
      <w:numFmt w:val="decimal"/>
      <w:lvlText w:val="%7."/>
      <w:lvlJc w:val="left"/>
      <w:pPr>
        <w:tabs>
          <w:tab w:val="num" w:pos="4935"/>
        </w:tabs>
        <w:ind w:left="4935" w:hanging="360"/>
      </w:pPr>
    </w:lvl>
    <w:lvl w:ilvl="7" w:tentative="1">
      <w:start w:val="1"/>
      <w:numFmt w:val="decimal"/>
      <w:lvlText w:val="%8."/>
      <w:lvlJc w:val="left"/>
      <w:pPr>
        <w:tabs>
          <w:tab w:val="num" w:pos="5655"/>
        </w:tabs>
        <w:ind w:left="5655" w:hanging="360"/>
      </w:pPr>
    </w:lvl>
    <w:lvl w:ilvl="8" w:tentative="1">
      <w:start w:val="1"/>
      <w:numFmt w:val="decimal"/>
      <w:lvlText w:val="%9."/>
      <w:lvlJc w:val="left"/>
      <w:pPr>
        <w:tabs>
          <w:tab w:val="num" w:pos="6375"/>
        </w:tabs>
        <w:ind w:left="6375" w:hanging="360"/>
      </w:pPr>
    </w:lvl>
  </w:abstractNum>
  <w:abstractNum w:abstractNumId="1" w15:restartNumberingAfterBreak="0">
    <w:nsid w:val="10861F70"/>
    <w:multiLevelType w:val="hybridMultilevel"/>
    <w:tmpl w:val="A0B6D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BA4790"/>
    <w:multiLevelType w:val="multilevel"/>
    <w:tmpl w:val="25AC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D5F4B"/>
    <w:multiLevelType w:val="hybridMultilevel"/>
    <w:tmpl w:val="2E54B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C75739"/>
    <w:multiLevelType w:val="multilevel"/>
    <w:tmpl w:val="C444EB5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DAE3465"/>
    <w:multiLevelType w:val="hybridMultilevel"/>
    <w:tmpl w:val="72DE2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757402"/>
    <w:multiLevelType w:val="hybridMultilevel"/>
    <w:tmpl w:val="ACEA1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14F7C"/>
    <w:multiLevelType w:val="hybridMultilevel"/>
    <w:tmpl w:val="18106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22996"/>
    <w:multiLevelType w:val="hybridMultilevel"/>
    <w:tmpl w:val="90B05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D516FC"/>
    <w:multiLevelType w:val="multilevel"/>
    <w:tmpl w:val="F4AC13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93C49D3"/>
    <w:multiLevelType w:val="hybridMultilevel"/>
    <w:tmpl w:val="B6AA0C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906A7B"/>
    <w:multiLevelType w:val="hybridMultilevel"/>
    <w:tmpl w:val="65D8A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42158"/>
    <w:multiLevelType w:val="hybridMultilevel"/>
    <w:tmpl w:val="FFFFFFFF"/>
    <w:lvl w:ilvl="0" w:tplc="F3F827D8">
      <w:start w:val="1"/>
      <w:numFmt w:val="bullet"/>
      <w:lvlText w:val="-"/>
      <w:lvlJc w:val="left"/>
      <w:pPr>
        <w:ind w:left="720" w:hanging="360"/>
      </w:pPr>
      <w:rPr>
        <w:rFonts w:ascii="Aptos" w:hAnsi="Aptos" w:hint="default"/>
      </w:rPr>
    </w:lvl>
    <w:lvl w:ilvl="1" w:tplc="0FE4EE1E">
      <w:start w:val="1"/>
      <w:numFmt w:val="bullet"/>
      <w:lvlText w:val="o"/>
      <w:lvlJc w:val="left"/>
      <w:pPr>
        <w:ind w:left="1440" w:hanging="360"/>
      </w:pPr>
      <w:rPr>
        <w:rFonts w:ascii="Courier New" w:hAnsi="Courier New" w:hint="default"/>
      </w:rPr>
    </w:lvl>
    <w:lvl w:ilvl="2" w:tplc="7CC4E370">
      <w:start w:val="1"/>
      <w:numFmt w:val="bullet"/>
      <w:lvlText w:val=""/>
      <w:lvlJc w:val="left"/>
      <w:pPr>
        <w:ind w:left="2160" w:hanging="360"/>
      </w:pPr>
      <w:rPr>
        <w:rFonts w:ascii="Wingdings" w:hAnsi="Wingdings" w:hint="default"/>
      </w:rPr>
    </w:lvl>
    <w:lvl w:ilvl="3" w:tplc="F12CD0FC">
      <w:start w:val="1"/>
      <w:numFmt w:val="bullet"/>
      <w:lvlText w:val=""/>
      <w:lvlJc w:val="left"/>
      <w:pPr>
        <w:ind w:left="2880" w:hanging="360"/>
      </w:pPr>
      <w:rPr>
        <w:rFonts w:ascii="Symbol" w:hAnsi="Symbol" w:hint="default"/>
      </w:rPr>
    </w:lvl>
    <w:lvl w:ilvl="4" w:tplc="E50EF7FA">
      <w:start w:val="1"/>
      <w:numFmt w:val="bullet"/>
      <w:lvlText w:val="o"/>
      <w:lvlJc w:val="left"/>
      <w:pPr>
        <w:ind w:left="3600" w:hanging="360"/>
      </w:pPr>
      <w:rPr>
        <w:rFonts w:ascii="Courier New" w:hAnsi="Courier New" w:hint="default"/>
      </w:rPr>
    </w:lvl>
    <w:lvl w:ilvl="5" w:tplc="C9925DC6">
      <w:start w:val="1"/>
      <w:numFmt w:val="bullet"/>
      <w:lvlText w:val=""/>
      <w:lvlJc w:val="left"/>
      <w:pPr>
        <w:ind w:left="4320" w:hanging="360"/>
      </w:pPr>
      <w:rPr>
        <w:rFonts w:ascii="Wingdings" w:hAnsi="Wingdings" w:hint="default"/>
      </w:rPr>
    </w:lvl>
    <w:lvl w:ilvl="6" w:tplc="F1B2DDF6">
      <w:start w:val="1"/>
      <w:numFmt w:val="bullet"/>
      <w:lvlText w:val=""/>
      <w:lvlJc w:val="left"/>
      <w:pPr>
        <w:ind w:left="5040" w:hanging="360"/>
      </w:pPr>
      <w:rPr>
        <w:rFonts w:ascii="Symbol" w:hAnsi="Symbol" w:hint="default"/>
      </w:rPr>
    </w:lvl>
    <w:lvl w:ilvl="7" w:tplc="D99CAF98">
      <w:start w:val="1"/>
      <w:numFmt w:val="bullet"/>
      <w:lvlText w:val="o"/>
      <w:lvlJc w:val="left"/>
      <w:pPr>
        <w:ind w:left="5760" w:hanging="360"/>
      </w:pPr>
      <w:rPr>
        <w:rFonts w:ascii="Courier New" w:hAnsi="Courier New" w:hint="default"/>
      </w:rPr>
    </w:lvl>
    <w:lvl w:ilvl="8" w:tplc="D11A585E">
      <w:start w:val="1"/>
      <w:numFmt w:val="bullet"/>
      <w:lvlText w:val=""/>
      <w:lvlJc w:val="left"/>
      <w:pPr>
        <w:ind w:left="6480" w:hanging="360"/>
      </w:pPr>
      <w:rPr>
        <w:rFonts w:ascii="Wingdings" w:hAnsi="Wingdings" w:hint="default"/>
      </w:rPr>
    </w:lvl>
  </w:abstractNum>
  <w:abstractNum w:abstractNumId="13" w15:restartNumberingAfterBreak="0">
    <w:nsid w:val="5996153D"/>
    <w:multiLevelType w:val="multilevel"/>
    <w:tmpl w:val="0FD260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3FE5515"/>
    <w:multiLevelType w:val="hybridMultilevel"/>
    <w:tmpl w:val="A4447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E1721"/>
    <w:multiLevelType w:val="multilevel"/>
    <w:tmpl w:val="0624D9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3B293C"/>
    <w:multiLevelType w:val="multilevel"/>
    <w:tmpl w:val="25AC9C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4A0E95"/>
    <w:multiLevelType w:val="multilevel"/>
    <w:tmpl w:val="25AC9C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644523B"/>
    <w:multiLevelType w:val="multilevel"/>
    <w:tmpl w:val="F24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1600177">
    <w:abstractNumId w:val="0"/>
  </w:num>
  <w:num w:numId="2" w16cid:durableId="1189752739">
    <w:abstractNumId w:val="10"/>
  </w:num>
  <w:num w:numId="3" w16cid:durableId="1206983645">
    <w:abstractNumId w:val="3"/>
  </w:num>
  <w:num w:numId="4" w16cid:durableId="1209105082">
    <w:abstractNumId w:val="4"/>
  </w:num>
  <w:num w:numId="5" w16cid:durableId="122969476">
    <w:abstractNumId w:val="14"/>
  </w:num>
  <w:num w:numId="6" w16cid:durableId="1297031038">
    <w:abstractNumId w:val="11"/>
  </w:num>
  <w:num w:numId="7" w16cid:durableId="1508253372">
    <w:abstractNumId w:val="8"/>
  </w:num>
  <w:num w:numId="8" w16cid:durableId="164830424">
    <w:abstractNumId w:val="7"/>
  </w:num>
  <w:num w:numId="9" w16cid:durableId="1838616637">
    <w:abstractNumId w:val="6"/>
  </w:num>
  <w:num w:numId="10" w16cid:durableId="1924683147">
    <w:abstractNumId w:val="1"/>
  </w:num>
  <w:num w:numId="11" w16cid:durableId="2049331410">
    <w:abstractNumId w:val="12"/>
  </w:num>
  <w:num w:numId="12" w16cid:durableId="2080666545">
    <w:abstractNumId w:val="5"/>
  </w:num>
  <w:num w:numId="13" w16cid:durableId="2107848510">
    <w:abstractNumId w:val="18"/>
  </w:num>
  <w:num w:numId="14" w16cid:durableId="343484222">
    <w:abstractNumId w:val="16"/>
  </w:num>
  <w:num w:numId="15" w16cid:durableId="433941096">
    <w:abstractNumId w:val="2"/>
  </w:num>
  <w:num w:numId="16" w16cid:durableId="507015645">
    <w:abstractNumId w:val="9"/>
  </w:num>
  <w:num w:numId="17" w16cid:durableId="590239566">
    <w:abstractNumId w:val="13"/>
  </w:num>
  <w:num w:numId="18" w16cid:durableId="746653161">
    <w:abstractNumId w:val="17"/>
  </w:num>
  <w:num w:numId="19" w16cid:durableId="8245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2"/>
    <w:rsid w:val="000014CF"/>
    <w:rsid w:val="000024DC"/>
    <w:rsid w:val="00010F56"/>
    <w:rsid w:val="00011AF2"/>
    <w:rsid w:val="00016F00"/>
    <w:rsid w:val="00020F58"/>
    <w:rsid w:val="00021A3B"/>
    <w:rsid w:val="00026320"/>
    <w:rsid w:val="00027D6A"/>
    <w:rsid w:val="00030044"/>
    <w:rsid w:val="00035ACC"/>
    <w:rsid w:val="00042350"/>
    <w:rsid w:val="00047AA0"/>
    <w:rsid w:val="00050464"/>
    <w:rsid w:val="00052684"/>
    <w:rsid w:val="00061212"/>
    <w:rsid w:val="00062FDA"/>
    <w:rsid w:val="00063762"/>
    <w:rsid w:val="000677EB"/>
    <w:rsid w:val="00067C96"/>
    <w:rsid w:val="000928A3"/>
    <w:rsid w:val="00097A01"/>
    <w:rsid w:val="000A041C"/>
    <w:rsid w:val="000A2525"/>
    <w:rsid w:val="000A76A4"/>
    <w:rsid w:val="000B6ADF"/>
    <w:rsid w:val="000D3D64"/>
    <w:rsid w:val="00113C58"/>
    <w:rsid w:val="001141D8"/>
    <w:rsid w:val="00120DEC"/>
    <w:rsid w:val="00121304"/>
    <w:rsid w:val="00121798"/>
    <w:rsid w:val="00122371"/>
    <w:rsid w:val="00135014"/>
    <w:rsid w:val="001428A0"/>
    <w:rsid w:val="001524B3"/>
    <w:rsid w:val="0015441A"/>
    <w:rsid w:val="00163F78"/>
    <w:rsid w:val="00166426"/>
    <w:rsid w:val="001735EB"/>
    <w:rsid w:val="00175241"/>
    <w:rsid w:val="00176B46"/>
    <w:rsid w:val="001847D2"/>
    <w:rsid w:val="001911F0"/>
    <w:rsid w:val="00191809"/>
    <w:rsid w:val="00191BD8"/>
    <w:rsid w:val="001B0FC7"/>
    <w:rsid w:val="001B4499"/>
    <w:rsid w:val="001C3FB0"/>
    <w:rsid w:val="001D43C1"/>
    <w:rsid w:val="001D4D76"/>
    <w:rsid w:val="001D556D"/>
    <w:rsid w:val="001E0DFA"/>
    <w:rsid w:val="001E2B99"/>
    <w:rsid w:val="001F5F4A"/>
    <w:rsid w:val="00200145"/>
    <w:rsid w:val="00202372"/>
    <w:rsid w:val="0020640B"/>
    <w:rsid w:val="00220499"/>
    <w:rsid w:val="00226726"/>
    <w:rsid w:val="00235F5C"/>
    <w:rsid w:val="00240B3B"/>
    <w:rsid w:val="002418A0"/>
    <w:rsid w:val="0024751F"/>
    <w:rsid w:val="00250963"/>
    <w:rsid w:val="00250AC8"/>
    <w:rsid w:val="0025716C"/>
    <w:rsid w:val="002622F0"/>
    <w:rsid w:val="00262F53"/>
    <w:rsid w:val="00265ECC"/>
    <w:rsid w:val="00267B9E"/>
    <w:rsid w:val="00280B9E"/>
    <w:rsid w:val="00293FCA"/>
    <w:rsid w:val="00295F77"/>
    <w:rsid w:val="002A3FE4"/>
    <w:rsid w:val="002B0422"/>
    <w:rsid w:val="002B0FE6"/>
    <w:rsid w:val="002B4235"/>
    <w:rsid w:val="002C43C3"/>
    <w:rsid w:val="002D0ECD"/>
    <w:rsid w:val="002D68B8"/>
    <w:rsid w:val="002E034A"/>
    <w:rsid w:val="002E38EF"/>
    <w:rsid w:val="002E6453"/>
    <w:rsid w:val="002F3235"/>
    <w:rsid w:val="00303793"/>
    <w:rsid w:val="00306CD5"/>
    <w:rsid w:val="003074F4"/>
    <w:rsid w:val="003077BF"/>
    <w:rsid w:val="00307946"/>
    <w:rsid w:val="003158B2"/>
    <w:rsid w:val="003260D6"/>
    <w:rsid w:val="003263D8"/>
    <w:rsid w:val="003300D6"/>
    <w:rsid w:val="0033052E"/>
    <w:rsid w:val="003363DD"/>
    <w:rsid w:val="00342DD1"/>
    <w:rsid w:val="003454A7"/>
    <w:rsid w:val="00351091"/>
    <w:rsid w:val="0035676F"/>
    <w:rsid w:val="00364AAA"/>
    <w:rsid w:val="0036715C"/>
    <w:rsid w:val="00375E87"/>
    <w:rsid w:val="00381EBB"/>
    <w:rsid w:val="00390DB7"/>
    <w:rsid w:val="003912F2"/>
    <w:rsid w:val="00392F92"/>
    <w:rsid w:val="0039623A"/>
    <w:rsid w:val="003A4AC0"/>
    <w:rsid w:val="003A7B13"/>
    <w:rsid w:val="003C1501"/>
    <w:rsid w:val="003C63D9"/>
    <w:rsid w:val="003E51E6"/>
    <w:rsid w:val="003F14BD"/>
    <w:rsid w:val="003F3B2D"/>
    <w:rsid w:val="003F4EAA"/>
    <w:rsid w:val="003F56AF"/>
    <w:rsid w:val="00402766"/>
    <w:rsid w:val="0040453C"/>
    <w:rsid w:val="00406084"/>
    <w:rsid w:val="004107F3"/>
    <w:rsid w:val="004130BA"/>
    <w:rsid w:val="00433AA6"/>
    <w:rsid w:val="00434DD7"/>
    <w:rsid w:val="00437B78"/>
    <w:rsid w:val="0044545D"/>
    <w:rsid w:val="00450EB7"/>
    <w:rsid w:val="0045554B"/>
    <w:rsid w:val="00460DEF"/>
    <w:rsid w:val="00460EED"/>
    <w:rsid w:val="004705E9"/>
    <w:rsid w:val="00476334"/>
    <w:rsid w:val="00483148"/>
    <w:rsid w:val="004903C0"/>
    <w:rsid w:val="00492E75"/>
    <w:rsid w:val="00493385"/>
    <w:rsid w:val="004A63AC"/>
    <w:rsid w:val="004B0D73"/>
    <w:rsid w:val="004B24DB"/>
    <w:rsid w:val="004B39E3"/>
    <w:rsid w:val="004C2823"/>
    <w:rsid w:val="004C2FE3"/>
    <w:rsid w:val="004D2EB3"/>
    <w:rsid w:val="004D592E"/>
    <w:rsid w:val="004E212F"/>
    <w:rsid w:val="004E6133"/>
    <w:rsid w:val="004F63C2"/>
    <w:rsid w:val="00501489"/>
    <w:rsid w:val="00504046"/>
    <w:rsid w:val="00511BF8"/>
    <w:rsid w:val="00512228"/>
    <w:rsid w:val="00521E27"/>
    <w:rsid w:val="005227A9"/>
    <w:rsid w:val="00523013"/>
    <w:rsid w:val="005311EB"/>
    <w:rsid w:val="005350C5"/>
    <w:rsid w:val="005404C4"/>
    <w:rsid w:val="00545978"/>
    <w:rsid w:val="00556120"/>
    <w:rsid w:val="005600D8"/>
    <w:rsid w:val="00564712"/>
    <w:rsid w:val="00576271"/>
    <w:rsid w:val="00577177"/>
    <w:rsid w:val="005819B5"/>
    <w:rsid w:val="0058582E"/>
    <w:rsid w:val="00587157"/>
    <w:rsid w:val="00587CD8"/>
    <w:rsid w:val="0059082A"/>
    <w:rsid w:val="00595769"/>
    <w:rsid w:val="005B07A6"/>
    <w:rsid w:val="005B4E9F"/>
    <w:rsid w:val="005B728B"/>
    <w:rsid w:val="005B7AC1"/>
    <w:rsid w:val="005B7B05"/>
    <w:rsid w:val="005C40EF"/>
    <w:rsid w:val="005C7555"/>
    <w:rsid w:val="005D5579"/>
    <w:rsid w:val="005E39C1"/>
    <w:rsid w:val="005E615F"/>
    <w:rsid w:val="005E6CB3"/>
    <w:rsid w:val="005E754F"/>
    <w:rsid w:val="005F70D0"/>
    <w:rsid w:val="006068A8"/>
    <w:rsid w:val="006114CA"/>
    <w:rsid w:val="00614B11"/>
    <w:rsid w:val="006269D2"/>
    <w:rsid w:val="0063308F"/>
    <w:rsid w:val="00633849"/>
    <w:rsid w:val="00635A6C"/>
    <w:rsid w:val="0063644A"/>
    <w:rsid w:val="006436EC"/>
    <w:rsid w:val="006538A9"/>
    <w:rsid w:val="0065541E"/>
    <w:rsid w:val="006627B7"/>
    <w:rsid w:val="006661E8"/>
    <w:rsid w:val="006758AB"/>
    <w:rsid w:val="0067639B"/>
    <w:rsid w:val="006903B4"/>
    <w:rsid w:val="006910BA"/>
    <w:rsid w:val="00693253"/>
    <w:rsid w:val="00694BB6"/>
    <w:rsid w:val="006A7738"/>
    <w:rsid w:val="006B7889"/>
    <w:rsid w:val="006F2892"/>
    <w:rsid w:val="006F6901"/>
    <w:rsid w:val="00726D6E"/>
    <w:rsid w:val="0074306C"/>
    <w:rsid w:val="00747C47"/>
    <w:rsid w:val="0075207C"/>
    <w:rsid w:val="0077601E"/>
    <w:rsid w:val="00776F5A"/>
    <w:rsid w:val="007778A4"/>
    <w:rsid w:val="00793141"/>
    <w:rsid w:val="0079495B"/>
    <w:rsid w:val="007B3350"/>
    <w:rsid w:val="007B4E42"/>
    <w:rsid w:val="007B5A2C"/>
    <w:rsid w:val="007B75CA"/>
    <w:rsid w:val="007C179B"/>
    <w:rsid w:val="007D09F8"/>
    <w:rsid w:val="007D1C87"/>
    <w:rsid w:val="007E2B6D"/>
    <w:rsid w:val="007E4FC6"/>
    <w:rsid w:val="007E6A04"/>
    <w:rsid w:val="007E7DB5"/>
    <w:rsid w:val="007F3100"/>
    <w:rsid w:val="007F3F3D"/>
    <w:rsid w:val="007F4982"/>
    <w:rsid w:val="007F6CF9"/>
    <w:rsid w:val="00801A9C"/>
    <w:rsid w:val="00825B8F"/>
    <w:rsid w:val="00827FF3"/>
    <w:rsid w:val="00830275"/>
    <w:rsid w:val="00834C0D"/>
    <w:rsid w:val="00836214"/>
    <w:rsid w:val="00841AD0"/>
    <w:rsid w:val="00846E1D"/>
    <w:rsid w:val="00856945"/>
    <w:rsid w:val="00870869"/>
    <w:rsid w:val="00872AB5"/>
    <w:rsid w:val="00877790"/>
    <w:rsid w:val="008801DA"/>
    <w:rsid w:val="008807EE"/>
    <w:rsid w:val="00884B62"/>
    <w:rsid w:val="0089542F"/>
    <w:rsid w:val="0089562D"/>
    <w:rsid w:val="00897901"/>
    <w:rsid w:val="008A4900"/>
    <w:rsid w:val="008B0134"/>
    <w:rsid w:val="008B3275"/>
    <w:rsid w:val="008C5FEB"/>
    <w:rsid w:val="008D03BB"/>
    <w:rsid w:val="008D1246"/>
    <w:rsid w:val="008D48D6"/>
    <w:rsid w:val="008D761C"/>
    <w:rsid w:val="008D783E"/>
    <w:rsid w:val="008E1988"/>
    <w:rsid w:val="008E784D"/>
    <w:rsid w:val="008F2BA3"/>
    <w:rsid w:val="008F4241"/>
    <w:rsid w:val="008F5B57"/>
    <w:rsid w:val="009045F9"/>
    <w:rsid w:val="00911253"/>
    <w:rsid w:val="00930ADB"/>
    <w:rsid w:val="009347C1"/>
    <w:rsid w:val="009368DD"/>
    <w:rsid w:val="00937BC0"/>
    <w:rsid w:val="00937D07"/>
    <w:rsid w:val="009407A2"/>
    <w:rsid w:val="00942524"/>
    <w:rsid w:val="009457F6"/>
    <w:rsid w:val="0094682B"/>
    <w:rsid w:val="009472AE"/>
    <w:rsid w:val="00950B02"/>
    <w:rsid w:val="00960BCA"/>
    <w:rsid w:val="009613ED"/>
    <w:rsid w:val="00965E17"/>
    <w:rsid w:val="00972CB7"/>
    <w:rsid w:val="00980074"/>
    <w:rsid w:val="009865B9"/>
    <w:rsid w:val="0099000D"/>
    <w:rsid w:val="009926C6"/>
    <w:rsid w:val="0099470F"/>
    <w:rsid w:val="009A4909"/>
    <w:rsid w:val="009A60CC"/>
    <w:rsid w:val="009B32A8"/>
    <w:rsid w:val="009B746E"/>
    <w:rsid w:val="009C0006"/>
    <w:rsid w:val="009C2132"/>
    <w:rsid w:val="009C316D"/>
    <w:rsid w:val="009C5C9A"/>
    <w:rsid w:val="009E591D"/>
    <w:rsid w:val="009E792A"/>
    <w:rsid w:val="009F00ED"/>
    <w:rsid w:val="009F3365"/>
    <w:rsid w:val="00A04172"/>
    <w:rsid w:val="00A111C7"/>
    <w:rsid w:val="00A1150F"/>
    <w:rsid w:val="00A13785"/>
    <w:rsid w:val="00A15011"/>
    <w:rsid w:val="00A16C1A"/>
    <w:rsid w:val="00A350CD"/>
    <w:rsid w:val="00A36160"/>
    <w:rsid w:val="00A415E5"/>
    <w:rsid w:val="00A41F93"/>
    <w:rsid w:val="00A42E61"/>
    <w:rsid w:val="00A436F5"/>
    <w:rsid w:val="00A44B62"/>
    <w:rsid w:val="00A528EE"/>
    <w:rsid w:val="00A67216"/>
    <w:rsid w:val="00A730AB"/>
    <w:rsid w:val="00A7620A"/>
    <w:rsid w:val="00A86F03"/>
    <w:rsid w:val="00A92F97"/>
    <w:rsid w:val="00A9522C"/>
    <w:rsid w:val="00A9666E"/>
    <w:rsid w:val="00A97163"/>
    <w:rsid w:val="00AA193D"/>
    <w:rsid w:val="00AA4B55"/>
    <w:rsid w:val="00AB545A"/>
    <w:rsid w:val="00AB7154"/>
    <w:rsid w:val="00AB770C"/>
    <w:rsid w:val="00AD1602"/>
    <w:rsid w:val="00AD432F"/>
    <w:rsid w:val="00AE0A16"/>
    <w:rsid w:val="00AE649E"/>
    <w:rsid w:val="00AF499C"/>
    <w:rsid w:val="00AF75F0"/>
    <w:rsid w:val="00AF77C0"/>
    <w:rsid w:val="00B01BCD"/>
    <w:rsid w:val="00B10BC3"/>
    <w:rsid w:val="00B10DE3"/>
    <w:rsid w:val="00B266BE"/>
    <w:rsid w:val="00B3477F"/>
    <w:rsid w:val="00B35B50"/>
    <w:rsid w:val="00B368E8"/>
    <w:rsid w:val="00B44104"/>
    <w:rsid w:val="00B446CB"/>
    <w:rsid w:val="00B465DF"/>
    <w:rsid w:val="00B509CF"/>
    <w:rsid w:val="00B51E72"/>
    <w:rsid w:val="00B62899"/>
    <w:rsid w:val="00B633D7"/>
    <w:rsid w:val="00B67CFF"/>
    <w:rsid w:val="00B75E1F"/>
    <w:rsid w:val="00B7752D"/>
    <w:rsid w:val="00B82020"/>
    <w:rsid w:val="00B83A68"/>
    <w:rsid w:val="00B86B47"/>
    <w:rsid w:val="00B9378F"/>
    <w:rsid w:val="00B96B80"/>
    <w:rsid w:val="00BA41DF"/>
    <w:rsid w:val="00BA4BB1"/>
    <w:rsid w:val="00BB0597"/>
    <w:rsid w:val="00BB1059"/>
    <w:rsid w:val="00BB19E3"/>
    <w:rsid w:val="00BC39CA"/>
    <w:rsid w:val="00BC6A3F"/>
    <w:rsid w:val="00BD280F"/>
    <w:rsid w:val="00BE0BC3"/>
    <w:rsid w:val="00BE21B1"/>
    <w:rsid w:val="00BE7C1C"/>
    <w:rsid w:val="00BF2DF8"/>
    <w:rsid w:val="00C01BEA"/>
    <w:rsid w:val="00C04E9E"/>
    <w:rsid w:val="00C1345D"/>
    <w:rsid w:val="00C14DD2"/>
    <w:rsid w:val="00C24993"/>
    <w:rsid w:val="00C337B8"/>
    <w:rsid w:val="00C410AD"/>
    <w:rsid w:val="00C42743"/>
    <w:rsid w:val="00C603AE"/>
    <w:rsid w:val="00C61987"/>
    <w:rsid w:val="00C61F00"/>
    <w:rsid w:val="00C62E28"/>
    <w:rsid w:val="00C65A21"/>
    <w:rsid w:val="00C76D49"/>
    <w:rsid w:val="00C84553"/>
    <w:rsid w:val="00C968E9"/>
    <w:rsid w:val="00CA2B2B"/>
    <w:rsid w:val="00CB5BDF"/>
    <w:rsid w:val="00CB7E12"/>
    <w:rsid w:val="00CC2988"/>
    <w:rsid w:val="00CC52ED"/>
    <w:rsid w:val="00CD339C"/>
    <w:rsid w:val="00CE2FB1"/>
    <w:rsid w:val="00CE511E"/>
    <w:rsid w:val="00CF3C2F"/>
    <w:rsid w:val="00CF3C4F"/>
    <w:rsid w:val="00CF50C4"/>
    <w:rsid w:val="00D1024E"/>
    <w:rsid w:val="00D16D9F"/>
    <w:rsid w:val="00D30086"/>
    <w:rsid w:val="00D60461"/>
    <w:rsid w:val="00D60E12"/>
    <w:rsid w:val="00D616E7"/>
    <w:rsid w:val="00D66766"/>
    <w:rsid w:val="00D67C4B"/>
    <w:rsid w:val="00D72980"/>
    <w:rsid w:val="00D740BF"/>
    <w:rsid w:val="00D97265"/>
    <w:rsid w:val="00DA49B2"/>
    <w:rsid w:val="00DD2A99"/>
    <w:rsid w:val="00DD3B82"/>
    <w:rsid w:val="00DE3FAD"/>
    <w:rsid w:val="00DE4F2A"/>
    <w:rsid w:val="00DE7F40"/>
    <w:rsid w:val="00DF2329"/>
    <w:rsid w:val="00DF6E26"/>
    <w:rsid w:val="00E00E46"/>
    <w:rsid w:val="00E05C30"/>
    <w:rsid w:val="00E11C44"/>
    <w:rsid w:val="00E13BFF"/>
    <w:rsid w:val="00E15070"/>
    <w:rsid w:val="00E15131"/>
    <w:rsid w:val="00E24AF5"/>
    <w:rsid w:val="00E257EF"/>
    <w:rsid w:val="00E3173F"/>
    <w:rsid w:val="00E4425A"/>
    <w:rsid w:val="00E54577"/>
    <w:rsid w:val="00E563C6"/>
    <w:rsid w:val="00E66DF3"/>
    <w:rsid w:val="00E71BB8"/>
    <w:rsid w:val="00E736EA"/>
    <w:rsid w:val="00E742A8"/>
    <w:rsid w:val="00E82739"/>
    <w:rsid w:val="00E93000"/>
    <w:rsid w:val="00E9343F"/>
    <w:rsid w:val="00E938C3"/>
    <w:rsid w:val="00EA1A6E"/>
    <w:rsid w:val="00EA66E8"/>
    <w:rsid w:val="00ED09BF"/>
    <w:rsid w:val="00ED13E9"/>
    <w:rsid w:val="00ED6A32"/>
    <w:rsid w:val="00EE0EA1"/>
    <w:rsid w:val="00EF6844"/>
    <w:rsid w:val="00EF7560"/>
    <w:rsid w:val="00F00F2B"/>
    <w:rsid w:val="00F026A6"/>
    <w:rsid w:val="00F266AE"/>
    <w:rsid w:val="00F30EB7"/>
    <w:rsid w:val="00F30F01"/>
    <w:rsid w:val="00F32B65"/>
    <w:rsid w:val="00F36404"/>
    <w:rsid w:val="00F37C41"/>
    <w:rsid w:val="00F567D7"/>
    <w:rsid w:val="00F570A5"/>
    <w:rsid w:val="00F60F33"/>
    <w:rsid w:val="00F63B8E"/>
    <w:rsid w:val="00F70DB6"/>
    <w:rsid w:val="00F76530"/>
    <w:rsid w:val="00F821CC"/>
    <w:rsid w:val="00F8654D"/>
    <w:rsid w:val="00F87227"/>
    <w:rsid w:val="00F926B6"/>
    <w:rsid w:val="00F929A1"/>
    <w:rsid w:val="00FA6EF7"/>
    <w:rsid w:val="00FC66C7"/>
    <w:rsid w:val="00FD2AE2"/>
    <w:rsid w:val="00FE12E1"/>
    <w:rsid w:val="00FE5BDF"/>
    <w:rsid w:val="00FF3B16"/>
    <w:rsid w:val="0D8A0822"/>
    <w:rsid w:val="12728D80"/>
    <w:rsid w:val="1386C15C"/>
    <w:rsid w:val="18324597"/>
    <w:rsid w:val="1D3A2874"/>
    <w:rsid w:val="20BE300A"/>
    <w:rsid w:val="27EABA0D"/>
    <w:rsid w:val="328DF488"/>
    <w:rsid w:val="33D8B937"/>
    <w:rsid w:val="34B4B818"/>
    <w:rsid w:val="3676986B"/>
    <w:rsid w:val="37C9BB46"/>
    <w:rsid w:val="3B5347EF"/>
    <w:rsid w:val="41604607"/>
    <w:rsid w:val="440729BB"/>
    <w:rsid w:val="4C436E0E"/>
    <w:rsid w:val="4F50D7BE"/>
    <w:rsid w:val="55B6880D"/>
    <w:rsid w:val="5C2B41C3"/>
    <w:rsid w:val="6F900158"/>
    <w:rsid w:val="6FA59D1F"/>
    <w:rsid w:val="7BD2DD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EDBD40"/>
  <w15:chartTrackingRefBased/>
  <w15:docId w15:val="{876AC938-CB4C-490B-9C53-00990822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9B2"/>
    <w:rPr>
      <w:rFonts w:eastAsiaTheme="majorEastAsia" w:cstheme="majorBidi"/>
      <w:color w:val="272727" w:themeColor="text1" w:themeTint="D8"/>
    </w:rPr>
  </w:style>
  <w:style w:type="paragraph" w:styleId="Title">
    <w:name w:val="Title"/>
    <w:basedOn w:val="Normal"/>
    <w:next w:val="Normal"/>
    <w:link w:val="TitleChar"/>
    <w:uiPriority w:val="10"/>
    <w:qFormat/>
    <w:rsid w:val="00DA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9B2"/>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2"/>
    <w:rPr>
      <w:i/>
      <w:iCs/>
      <w:color w:val="404040" w:themeColor="text1" w:themeTint="BF"/>
    </w:rPr>
  </w:style>
  <w:style w:type="paragraph" w:styleId="ListParagraph">
    <w:name w:val="List Paragraph"/>
    <w:basedOn w:val="Normal"/>
    <w:uiPriority w:val="34"/>
    <w:qFormat/>
    <w:rsid w:val="00DA49B2"/>
    <w:pPr>
      <w:ind w:left="720"/>
      <w:contextualSpacing/>
    </w:pPr>
  </w:style>
  <w:style w:type="character" w:styleId="IntenseEmphasis">
    <w:name w:val="Intense Emphasis"/>
    <w:basedOn w:val="DefaultParagraphFont"/>
    <w:uiPriority w:val="21"/>
    <w:qFormat/>
    <w:rsid w:val="00DA49B2"/>
    <w:rPr>
      <w:i/>
      <w:iCs/>
      <w:color w:val="0F4761" w:themeColor="accent1" w:themeShade="BF"/>
    </w:rPr>
  </w:style>
  <w:style w:type="paragraph" w:styleId="IntenseQuote">
    <w:name w:val="Intense Quote"/>
    <w:basedOn w:val="Normal"/>
    <w:next w:val="Normal"/>
    <w:link w:val="IntenseQuoteChar"/>
    <w:uiPriority w:val="30"/>
    <w:qFormat/>
    <w:rsid w:val="00DA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2"/>
    <w:rPr>
      <w:i/>
      <w:iCs/>
      <w:color w:val="0F4761" w:themeColor="accent1" w:themeShade="BF"/>
    </w:rPr>
  </w:style>
  <w:style w:type="character" w:styleId="IntenseReference">
    <w:name w:val="Intense Reference"/>
    <w:basedOn w:val="DefaultParagraphFont"/>
    <w:uiPriority w:val="32"/>
    <w:qFormat/>
    <w:rsid w:val="00DA49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Dharini B</dc:creator>
  <cp:keywords/>
  <dc:description/>
  <cp:lastModifiedBy>Dharini B</cp:lastModifiedBy>
  <cp:revision>418</cp:revision>
  <dcterms:created xsi:type="dcterms:W3CDTF">2026-01-17T23:33:00Z</dcterms:created>
  <dcterms:modified xsi:type="dcterms:W3CDTF">2026-01-18T19:59:00Z</dcterms:modified>
</cp:coreProperties>
</file>